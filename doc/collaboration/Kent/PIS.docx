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10E4DC" w14:textId="77777777" w:rsidR="00AB0A51" w:rsidRPr="003B3938" w:rsidRDefault="00AB0A51" w:rsidP="001D2ED7">
      <w:pPr>
        <w:spacing w:after="0" w:line="276" w:lineRule="auto"/>
        <w:jc w:val="center"/>
        <w:rPr>
          <w:rFonts w:cs="Arial"/>
          <w:b/>
        </w:rPr>
      </w:pPr>
    </w:p>
    <w:p w14:paraId="5AC5ED6C" w14:textId="093082A7" w:rsidR="001B64E6" w:rsidRPr="003B3938" w:rsidRDefault="002C087C" w:rsidP="001D2ED7">
      <w:pPr>
        <w:spacing w:after="0" w:line="276" w:lineRule="auto"/>
        <w:jc w:val="center"/>
        <w:rPr>
          <w:rFonts w:cs="Arial"/>
          <w:b/>
        </w:rPr>
      </w:pPr>
      <w:r w:rsidRPr="003B3938">
        <w:rPr>
          <w:rFonts w:cs="Arial"/>
          <w:b/>
        </w:rPr>
        <w:t xml:space="preserve">                     </w:t>
      </w:r>
    </w:p>
    <w:p w14:paraId="407FBB47" w14:textId="77777777" w:rsidR="00C8134C" w:rsidRPr="003B3938" w:rsidRDefault="00C8134C" w:rsidP="001D2ED7">
      <w:pPr>
        <w:spacing w:after="0" w:line="276" w:lineRule="auto"/>
        <w:jc w:val="center"/>
        <w:rPr>
          <w:rFonts w:cs="Arial"/>
          <w:b/>
          <w:sz w:val="28"/>
          <w:u w:val="single"/>
        </w:rPr>
      </w:pPr>
      <w:r w:rsidRPr="003B3938">
        <w:rPr>
          <w:rFonts w:cs="Arial"/>
          <w:b/>
          <w:sz w:val="28"/>
          <w:u w:val="single"/>
        </w:rPr>
        <w:t>The association between training load and changes in performance</w:t>
      </w:r>
      <w:r w:rsidRPr="003B3938" w:rsidDel="00C8134C">
        <w:rPr>
          <w:rFonts w:cs="Arial"/>
          <w:b/>
          <w:sz w:val="28"/>
          <w:u w:val="single"/>
        </w:rPr>
        <w:t xml:space="preserve"> </w:t>
      </w:r>
    </w:p>
    <w:p w14:paraId="587386B6" w14:textId="2C0CFD1E" w:rsidR="00933DCB" w:rsidRPr="003B3938" w:rsidRDefault="00933DCB" w:rsidP="001D2ED7">
      <w:pPr>
        <w:spacing w:after="0" w:line="276" w:lineRule="auto"/>
        <w:jc w:val="center"/>
        <w:rPr>
          <w:rFonts w:cs="Arial"/>
          <w:b/>
        </w:rPr>
      </w:pPr>
      <w:r w:rsidRPr="003B3938">
        <w:rPr>
          <w:rFonts w:cs="Arial"/>
          <w:b/>
        </w:rPr>
        <w:t>Dr. James Hopker</w:t>
      </w:r>
      <w:r w:rsidR="00C8134C" w:rsidRPr="003B3938">
        <w:rPr>
          <w:rFonts w:cs="Arial"/>
          <w:b/>
        </w:rPr>
        <w:t>,</w:t>
      </w:r>
      <w:r w:rsidRPr="003B3938">
        <w:rPr>
          <w:rFonts w:cs="Arial"/>
          <w:b/>
        </w:rPr>
        <w:t xml:space="preserve"> Professor Louis Passfield</w:t>
      </w:r>
      <w:r w:rsidR="00C8134C" w:rsidRPr="003B3938">
        <w:rPr>
          <w:rFonts w:cs="Arial"/>
          <w:b/>
        </w:rPr>
        <w:t>, Mark Liversedge</w:t>
      </w:r>
    </w:p>
    <w:p w14:paraId="090CA0E9" w14:textId="7AC6905E" w:rsidR="00555EEE" w:rsidRPr="003B3938" w:rsidRDefault="00555EEE" w:rsidP="001D2ED7">
      <w:pPr>
        <w:spacing w:after="0" w:line="276" w:lineRule="auto"/>
        <w:jc w:val="center"/>
        <w:rPr>
          <w:rFonts w:cs="Arial"/>
          <w:b/>
        </w:rPr>
      </w:pPr>
    </w:p>
    <w:p w14:paraId="6303E57B" w14:textId="77777777" w:rsidR="00933DCB" w:rsidRPr="003B3938" w:rsidRDefault="00933DCB" w:rsidP="001D2ED7">
      <w:pPr>
        <w:spacing w:after="0" w:line="276" w:lineRule="auto"/>
        <w:jc w:val="center"/>
        <w:rPr>
          <w:rFonts w:cs="Arial"/>
          <w:b/>
          <w:u w:val="single"/>
        </w:rPr>
      </w:pPr>
    </w:p>
    <w:p w14:paraId="6B06D2B7" w14:textId="43D7D572" w:rsidR="00943F91" w:rsidRPr="003B3938" w:rsidRDefault="00852D3C" w:rsidP="001D2ED7">
      <w:pPr>
        <w:autoSpaceDE w:val="0"/>
        <w:autoSpaceDN w:val="0"/>
        <w:adjustRightInd w:val="0"/>
        <w:spacing w:after="0" w:line="276" w:lineRule="auto"/>
        <w:jc w:val="both"/>
        <w:rPr>
          <w:rFonts w:cs="Arial"/>
          <w:shd w:val="clear" w:color="auto" w:fill="FFFFFF"/>
        </w:rPr>
      </w:pPr>
      <w:r w:rsidRPr="003B3938">
        <w:rPr>
          <w:rFonts w:cs="Arial"/>
          <w:shd w:val="clear" w:color="auto" w:fill="FFFFFF"/>
        </w:rPr>
        <w:t>Y</w:t>
      </w:r>
      <w:r w:rsidR="001B4CE8" w:rsidRPr="003B3938">
        <w:rPr>
          <w:rFonts w:cs="Arial"/>
          <w:shd w:val="clear" w:color="auto" w:fill="FFFFFF"/>
        </w:rPr>
        <w:t xml:space="preserve">ou are </w:t>
      </w:r>
      <w:r w:rsidRPr="003B3938">
        <w:rPr>
          <w:rFonts w:cs="Arial"/>
          <w:shd w:val="clear" w:color="auto" w:fill="FFFFFF"/>
        </w:rPr>
        <w:t xml:space="preserve">being </w:t>
      </w:r>
      <w:r w:rsidR="001B4CE8" w:rsidRPr="003B3938">
        <w:rPr>
          <w:rFonts w:cs="Arial"/>
          <w:shd w:val="clear" w:color="auto" w:fill="FFFFFF"/>
        </w:rPr>
        <w:t xml:space="preserve">invited to take part in the </w:t>
      </w:r>
      <w:r w:rsidR="003B3938" w:rsidRPr="003B3938">
        <w:rPr>
          <w:rFonts w:cs="Arial"/>
          <w:shd w:val="clear" w:color="auto" w:fill="FFFFFF"/>
        </w:rPr>
        <w:t>above-named</w:t>
      </w:r>
      <w:r w:rsidR="001B4CE8" w:rsidRPr="003B3938">
        <w:rPr>
          <w:rFonts w:cs="Arial"/>
          <w:shd w:val="clear" w:color="auto" w:fill="FFFFFF"/>
        </w:rPr>
        <w:t xml:space="preserve"> research study</w:t>
      </w:r>
      <w:r w:rsidR="00CA0B53" w:rsidRPr="003B3938">
        <w:rPr>
          <w:rFonts w:cs="Arial"/>
          <w:shd w:val="clear" w:color="auto" w:fill="FFFFFF"/>
        </w:rPr>
        <w:t xml:space="preserve"> as you are a </w:t>
      </w:r>
      <w:r w:rsidR="00C8134C" w:rsidRPr="003B3938">
        <w:rPr>
          <w:rFonts w:cs="Arial"/>
          <w:shd w:val="clear" w:color="auto" w:fill="FFFFFF"/>
        </w:rPr>
        <w:t xml:space="preserve">user of the Golden Cheetah </w:t>
      </w:r>
      <w:r w:rsidR="00F46D0E" w:rsidRPr="003B3938">
        <w:rPr>
          <w:rFonts w:cs="Arial"/>
          <w:shd w:val="clear" w:color="auto" w:fill="FFFFFF"/>
        </w:rPr>
        <w:t xml:space="preserve">(GC) </w:t>
      </w:r>
      <w:r w:rsidR="00C847A2" w:rsidRPr="003B3938">
        <w:rPr>
          <w:rFonts w:cs="Arial"/>
          <w:shd w:val="clear" w:color="auto" w:fill="FFFFFF"/>
        </w:rPr>
        <w:t>training analysis platform.</w:t>
      </w:r>
      <w:r w:rsidR="001B4CE8" w:rsidRPr="003B3938">
        <w:rPr>
          <w:rFonts w:cs="Arial"/>
          <w:shd w:val="clear" w:color="auto" w:fill="FFFFFF"/>
        </w:rPr>
        <w:t xml:space="preserve"> Please take time to read the following information carefully and feel free to ask any of the research team questions regarding the study</w:t>
      </w:r>
      <w:r w:rsidR="00C847A2" w:rsidRPr="003B3938">
        <w:rPr>
          <w:rFonts w:cs="Arial"/>
          <w:shd w:val="clear" w:color="auto" w:fill="FFFFFF"/>
        </w:rPr>
        <w:t xml:space="preserve"> (contact details below)</w:t>
      </w:r>
      <w:r w:rsidR="001B4CE8" w:rsidRPr="003B3938">
        <w:rPr>
          <w:rFonts w:cs="Arial"/>
          <w:shd w:val="clear" w:color="auto" w:fill="FFFFFF"/>
        </w:rPr>
        <w:t xml:space="preserve">. </w:t>
      </w:r>
    </w:p>
    <w:p w14:paraId="7C2613BC" w14:textId="77777777" w:rsidR="001D2ED7" w:rsidRPr="003B3938" w:rsidRDefault="001D2ED7" w:rsidP="001D2ED7">
      <w:pPr>
        <w:autoSpaceDE w:val="0"/>
        <w:autoSpaceDN w:val="0"/>
        <w:adjustRightInd w:val="0"/>
        <w:spacing w:after="0" w:line="276" w:lineRule="auto"/>
        <w:jc w:val="both"/>
        <w:rPr>
          <w:rFonts w:cs="Arial"/>
          <w:shd w:val="clear" w:color="auto" w:fill="FFFFFF"/>
        </w:rPr>
      </w:pPr>
    </w:p>
    <w:p w14:paraId="7FCE9CAE" w14:textId="77777777" w:rsidR="00B754AD" w:rsidRPr="003B3938" w:rsidRDefault="00B754AD" w:rsidP="001D2ED7">
      <w:pPr>
        <w:spacing w:after="0" w:line="276" w:lineRule="auto"/>
        <w:jc w:val="both"/>
        <w:rPr>
          <w:rFonts w:cs="Arial"/>
          <w:b/>
          <w:sz w:val="24"/>
        </w:rPr>
      </w:pPr>
      <w:r w:rsidRPr="003B3938">
        <w:rPr>
          <w:rFonts w:cs="Arial"/>
          <w:b/>
          <w:sz w:val="24"/>
        </w:rPr>
        <w:t>What is the purpose of the study?</w:t>
      </w:r>
    </w:p>
    <w:p w14:paraId="26EAD34C" w14:textId="49B00492" w:rsidR="00C847A2" w:rsidRPr="003B3938" w:rsidRDefault="009D0951" w:rsidP="001D2ED7">
      <w:pPr>
        <w:autoSpaceDE w:val="0"/>
        <w:autoSpaceDN w:val="0"/>
        <w:adjustRightInd w:val="0"/>
        <w:spacing w:after="0" w:line="276" w:lineRule="auto"/>
        <w:jc w:val="both"/>
        <w:rPr>
          <w:rFonts w:cs="Arial"/>
          <w:shd w:val="clear" w:color="auto" w:fill="FFFFFF"/>
          <w:lang w:val="en-US"/>
        </w:rPr>
      </w:pPr>
      <w:r w:rsidRPr="003B3938">
        <w:rPr>
          <w:rFonts w:cs="Arial"/>
          <w:shd w:val="clear" w:color="auto" w:fill="FFFFFF"/>
        </w:rPr>
        <w:t xml:space="preserve">To date the process of prescribing training has relied upon the experience and intuition of those involved (i.e. coaches and athletes), as the necessary research in this area is lacking. </w:t>
      </w:r>
      <w:r w:rsidR="00471A5A" w:rsidRPr="003B3938">
        <w:rPr>
          <w:rFonts w:cs="Arial"/>
          <w:shd w:val="clear" w:color="auto" w:fill="FFFFFF"/>
        </w:rPr>
        <w:t>In contrast to the advances made in our understanding of the adaptions that result from training, our knowledge of the scientific basis for prescribing training programs has advanced by a comparatively small amount over the past four decades.</w:t>
      </w:r>
      <w:r w:rsidRPr="003B3938">
        <w:rPr>
          <w:rFonts w:cs="Arial"/>
          <w:shd w:val="clear" w:color="auto" w:fill="FFFFFF"/>
        </w:rPr>
        <w:t xml:space="preserve"> However, this could change with the capability to measure </w:t>
      </w:r>
      <w:r w:rsidR="00471A5A" w:rsidRPr="003B3938">
        <w:rPr>
          <w:rFonts w:cs="Arial"/>
          <w:shd w:val="clear" w:color="auto" w:fill="FFFFFF"/>
        </w:rPr>
        <w:t>an individual athlete’s</w:t>
      </w:r>
      <w:r w:rsidRPr="003B3938">
        <w:rPr>
          <w:rFonts w:cs="Arial"/>
          <w:shd w:val="clear" w:color="auto" w:fill="FFFFFF"/>
        </w:rPr>
        <w:t xml:space="preserve"> training and racing accurately and in detail in the field</w:t>
      </w:r>
      <w:r w:rsidR="00471A5A" w:rsidRPr="003B3938">
        <w:rPr>
          <w:rFonts w:cs="Arial"/>
          <w:shd w:val="clear" w:color="auto" w:fill="FFFFFF"/>
        </w:rPr>
        <w:t xml:space="preserve"> using power meters or GPS devices</w:t>
      </w:r>
      <w:r w:rsidRPr="003B3938">
        <w:rPr>
          <w:rFonts w:cs="Arial"/>
          <w:shd w:val="clear" w:color="auto" w:fill="FFFFFF"/>
        </w:rPr>
        <w:t xml:space="preserve">. </w:t>
      </w:r>
      <w:r w:rsidR="00471A5A" w:rsidRPr="003B3938">
        <w:rPr>
          <w:rFonts w:cs="Arial"/>
          <w:shd w:val="clear" w:color="auto" w:fill="FFFFFF"/>
        </w:rPr>
        <w:t>D</w:t>
      </w:r>
      <w:r w:rsidRPr="003B3938">
        <w:rPr>
          <w:rFonts w:cs="Arial"/>
          <w:shd w:val="clear" w:color="auto" w:fill="FFFFFF"/>
        </w:rPr>
        <w:t xml:space="preserve">etailed monitoring of training and performance in the field provides an opportunity to </w:t>
      </w:r>
      <w:r w:rsidR="00471A5A" w:rsidRPr="003B3938">
        <w:rPr>
          <w:rFonts w:cs="Arial"/>
          <w:shd w:val="clear" w:color="auto" w:fill="FFFFFF"/>
        </w:rPr>
        <w:t>access a t</w:t>
      </w:r>
      <w:r w:rsidR="00722FFE" w:rsidRPr="003B3938">
        <w:rPr>
          <w:rFonts w:cs="Arial"/>
          <w:shd w:val="clear" w:color="auto" w:fill="FFFFFF"/>
        </w:rPr>
        <w:t xml:space="preserve">remendous amount of information. </w:t>
      </w:r>
      <w:r w:rsidRPr="003B3938">
        <w:rPr>
          <w:rFonts w:cs="Arial"/>
          <w:shd w:val="clear" w:color="auto" w:fill="FFFFFF"/>
        </w:rPr>
        <w:t xml:space="preserve">Specifically, we can measure </w:t>
      </w:r>
      <w:r w:rsidR="00722FFE" w:rsidRPr="003B3938">
        <w:rPr>
          <w:rFonts w:cs="Arial"/>
          <w:shd w:val="clear" w:color="auto" w:fill="FFFFFF"/>
        </w:rPr>
        <w:t>an athlete’s</w:t>
      </w:r>
      <w:r w:rsidRPr="003B3938">
        <w:rPr>
          <w:rFonts w:cs="Arial"/>
          <w:shd w:val="clear" w:color="auto" w:fill="FFFFFF"/>
        </w:rPr>
        <w:t xml:space="preserve"> training, and track their resulting changes in performance. It may then be possible to determine which aspects of their monitored training is most effective, given sufficient data. Here the bigger the data, the better the insight, as effective training may be identified more clearly when the number of participants involved and the diversity of their training is greater. Exploring a wide range of training regimes with large numbers of participants is not a viable option for laboratory-based research, but in a field study it becomes quite plausible. Thus, this study aims to investigate the relationship between training and resultant changes in performance using a prospective study design in a large group of cyclists with a wide range of training regimes</w:t>
      </w:r>
      <w:r w:rsidR="006A7AA6" w:rsidRPr="003B3938">
        <w:rPr>
          <w:rFonts w:cs="Arial"/>
          <w:shd w:val="clear" w:color="auto" w:fill="FFFFFF"/>
        </w:rPr>
        <w:t>. This study will allow us to better understand the link between training and performance</w:t>
      </w:r>
      <w:r w:rsidRPr="003B3938">
        <w:rPr>
          <w:rFonts w:cs="Arial"/>
          <w:shd w:val="clear" w:color="auto" w:fill="FFFFFF"/>
        </w:rPr>
        <w:t>.</w:t>
      </w:r>
    </w:p>
    <w:p w14:paraId="14289B80" w14:textId="77777777" w:rsidR="00AB0A51" w:rsidRPr="003B3938" w:rsidRDefault="00AB0A51" w:rsidP="001D2ED7">
      <w:pPr>
        <w:autoSpaceDE w:val="0"/>
        <w:autoSpaceDN w:val="0"/>
        <w:adjustRightInd w:val="0"/>
        <w:spacing w:after="0" w:line="276" w:lineRule="auto"/>
        <w:jc w:val="both"/>
        <w:rPr>
          <w:rFonts w:cs="Arial"/>
          <w:shd w:val="clear" w:color="auto" w:fill="FFFFFF"/>
        </w:rPr>
      </w:pPr>
    </w:p>
    <w:p w14:paraId="00366AF7" w14:textId="47B175CD" w:rsidR="00AB0A51" w:rsidRPr="003B3938" w:rsidRDefault="00AB0A51" w:rsidP="001D2ED7">
      <w:pPr>
        <w:autoSpaceDE w:val="0"/>
        <w:autoSpaceDN w:val="0"/>
        <w:adjustRightInd w:val="0"/>
        <w:spacing w:after="0" w:line="276" w:lineRule="auto"/>
        <w:jc w:val="both"/>
        <w:rPr>
          <w:rFonts w:cs="Arial"/>
          <w:sz w:val="24"/>
          <w:shd w:val="clear" w:color="auto" w:fill="FFFFFF"/>
        </w:rPr>
      </w:pPr>
      <w:r w:rsidRPr="003B3938">
        <w:rPr>
          <w:rFonts w:cs="Arial"/>
          <w:b/>
          <w:sz w:val="24"/>
          <w:shd w:val="clear" w:color="auto" w:fill="FFFFFF"/>
        </w:rPr>
        <w:t>Who is carrying out this study?</w:t>
      </w:r>
    </w:p>
    <w:p w14:paraId="42B227E6" w14:textId="7B885D55" w:rsidR="00AB0A51" w:rsidRPr="007B759E" w:rsidRDefault="00F46D0E" w:rsidP="001D2ED7">
      <w:pPr>
        <w:autoSpaceDE w:val="0"/>
        <w:autoSpaceDN w:val="0"/>
        <w:adjustRightInd w:val="0"/>
        <w:spacing w:after="0" w:line="276" w:lineRule="auto"/>
        <w:jc w:val="both"/>
        <w:rPr>
          <w:rFonts w:cs="Arial"/>
          <w:shd w:val="clear" w:color="auto" w:fill="FFFFFF"/>
          <w:lang w:val="en-US"/>
        </w:rPr>
      </w:pPr>
      <w:r w:rsidRPr="003B3938">
        <w:rPr>
          <w:rFonts w:cs="Arial"/>
          <w:shd w:val="clear" w:color="auto" w:fill="FFFFFF"/>
        </w:rPr>
        <w:t xml:space="preserve">Hopker and Passfield </w:t>
      </w:r>
      <w:r w:rsidR="00AB0A51" w:rsidRPr="003B3938">
        <w:rPr>
          <w:rFonts w:cs="Arial"/>
          <w:shd w:val="clear" w:color="auto" w:fill="FFFFFF"/>
        </w:rPr>
        <w:t xml:space="preserve">are two Sports Scientists from the Endurance Research Group, based at the University of Kent. Our research work focusses on the prescription of training and evaluation of training within a variety of different sports. This research project is an extension of our work on the analysis of training data. </w:t>
      </w:r>
      <w:r w:rsidRPr="003B3938">
        <w:rPr>
          <w:rFonts w:cs="Arial"/>
          <w:shd w:val="clear" w:color="auto" w:fill="FFFFFF"/>
        </w:rPr>
        <w:t xml:space="preserve">Liversedge is </w:t>
      </w:r>
      <w:r w:rsidR="006A0B40" w:rsidRPr="006A0B40">
        <w:rPr>
          <w:rFonts w:cs="Arial"/>
          <w:shd w:val="clear" w:color="auto" w:fill="FFFFFF"/>
          <w:lang w:val="en-US"/>
        </w:rPr>
        <w:t>the lead developer for the GoldenCheetah open-source software project. GoldenCheetah is a tool for collecting and analysing training data with a focus on applying the latest science and putting it into the hands of athletes and practitioners</w:t>
      </w:r>
    </w:p>
    <w:p w14:paraId="74E22D3A" w14:textId="77777777" w:rsidR="00AB0A51" w:rsidRPr="003B3938" w:rsidRDefault="00AB0A51" w:rsidP="001D2ED7">
      <w:pPr>
        <w:autoSpaceDE w:val="0"/>
        <w:autoSpaceDN w:val="0"/>
        <w:adjustRightInd w:val="0"/>
        <w:spacing w:after="0" w:line="276" w:lineRule="auto"/>
        <w:jc w:val="both"/>
        <w:rPr>
          <w:rFonts w:cs="Arial"/>
          <w:b/>
        </w:rPr>
      </w:pPr>
    </w:p>
    <w:p w14:paraId="21BEAE88" w14:textId="09BABB33" w:rsidR="00A1019D" w:rsidRPr="003B3938" w:rsidRDefault="00BC1511" w:rsidP="001D2ED7">
      <w:pPr>
        <w:autoSpaceDE w:val="0"/>
        <w:autoSpaceDN w:val="0"/>
        <w:adjustRightInd w:val="0"/>
        <w:spacing w:after="0" w:line="276" w:lineRule="auto"/>
        <w:jc w:val="both"/>
        <w:rPr>
          <w:rFonts w:cs="Arial"/>
          <w:sz w:val="24"/>
          <w:shd w:val="clear" w:color="auto" w:fill="FFFFFF"/>
        </w:rPr>
      </w:pPr>
      <w:r w:rsidRPr="003B3938">
        <w:rPr>
          <w:rFonts w:cs="Arial"/>
          <w:b/>
          <w:sz w:val="24"/>
        </w:rPr>
        <w:t>Who can take</w:t>
      </w:r>
      <w:r w:rsidR="00527EDD" w:rsidRPr="003B3938">
        <w:rPr>
          <w:rFonts w:cs="Arial"/>
          <w:b/>
          <w:sz w:val="24"/>
        </w:rPr>
        <w:t xml:space="preserve"> part</w:t>
      </w:r>
      <w:r w:rsidR="007E19E7" w:rsidRPr="003B3938">
        <w:rPr>
          <w:rFonts w:cs="Arial"/>
          <w:b/>
          <w:sz w:val="24"/>
        </w:rPr>
        <w:t>?</w:t>
      </w:r>
    </w:p>
    <w:p w14:paraId="3C119F0C" w14:textId="40DEA833" w:rsidR="00F46D0E" w:rsidRPr="003B3938" w:rsidRDefault="00A97E0F" w:rsidP="0012014F">
      <w:pPr>
        <w:spacing w:after="0" w:line="276" w:lineRule="auto"/>
        <w:jc w:val="both"/>
        <w:rPr>
          <w:rFonts w:cs="Arial"/>
        </w:rPr>
      </w:pPr>
      <w:r w:rsidRPr="003B3938">
        <w:rPr>
          <w:rFonts w:cs="Arial"/>
        </w:rPr>
        <w:t>We would like to recruit</w:t>
      </w:r>
      <w:r w:rsidR="00107D02" w:rsidRPr="003B3938">
        <w:rPr>
          <w:rFonts w:cs="Arial"/>
        </w:rPr>
        <w:t xml:space="preserve"> </w:t>
      </w:r>
      <w:r w:rsidR="00652F5F" w:rsidRPr="003B3938">
        <w:rPr>
          <w:rFonts w:cs="Arial"/>
        </w:rPr>
        <w:t>trained cyclists</w:t>
      </w:r>
      <w:r w:rsidR="00107D02" w:rsidRPr="003B3938">
        <w:rPr>
          <w:rFonts w:cs="Arial"/>
        </w:rPr>
        <w:t xml:space="preserve"> </w:t>
      </w:r>
      <w:r w:rsidR="00C60FEB" w:rsidRPr="003B3938">
        <w:rPr>
          <w:rFonts w:cs="Arial"/>
        </w:rPr>
        <w:t xml:space="preserve">who are </w:t>
      </w:r>
      <w:r w:rsidR="00F46D0E" w:rsidRPr="003B3938">
        <w:rPr>
          <w:rFonts w:cs="Arial"/>
        </w:rPr>
        <w:t>users of the GC platform. To be a trained cyclist you must have completed a minimum of 3 years training, with a training regimen that incorporates a minimum</w:t>
      </w:r>
      <w:r w:rsidR="00CB6900" w:rsidRPr="003B3938">
        <w:rPr>
          <w:rFonts w:cs="Arial"/>
        </w:rPr>
        <w:t xml:space="preserve"> of 150 km or 5 h per week</w:t>
      </w:r>
      <w:r w:rsidR="00F46D0E" w:rsidRPr="003B3938">
        <w:rPr>
          <w:rFonts w:cs="Arial"/>
        </w:rPr>
        <w:t>, inclusive of at least 1 high intensity training session.</w:t>
      </w:r>
      <w:r w:rsidR="00405221">
        <w:rPr>
          <w:rFonts w:cs="Arial"/>
        </w:rPr>
        <w:t xml:space="preserve"> You must have your own power meter, and use it for all of your training and racing in order to participate.</w:t>
      </w:r>
    </w:p>
    <w:p w14:paraId="442F1D38" w14:textId="29028A2F" w:rsidR="003B3938" w:rsidRPr="003B3938" w:rsidRDefault="00F46D0E" w:rsidP="001D2ED7">
      <w:pPr>
        <w:spacing w:after="0" w:line="276" w:lineRule="auto"/>
        <w:jc w:val="both"/>
        <w:rPr>
          <w:rFonts w:cs="Arial"/>
        </w:rPr>
      </w:pPr>
      <w:r w:rsidRPr="003B3938">
        <w:rPr>
          <w:rFonts w:cs="Arial"/>
        </w:rPr>
        <w:t xml:space="preserve"> </w:t>
      </w:r>
    </w:p>
    <w:p w14:paraId="08EC096E" w14:textId="77777777" w:rsidR="007E19E7" w:rsidRPr="003B3938" w:rsidRDefault="007E19E7" w:rsidP="001D2ED7">
      <w:pPr>
        <w:spacing w:after="0" w:line="276" w:lineRule="auto"/>
        <w:jc w:val="both"/>
        <w:rPr>
          <w:rFonts w:cs="Arial"/>
          <w:b/>
          <w:sz w:val="24"/>
        </w:rPr>
      </w:pPr>
      <w:r w:rsidRPr="003B3938">
        <w:rPr>
          <w:rFonts w:cs="Arial"/>
          <w:b/>
          <w:sz w:val="24"/>
        </w:rPr>
        <w:t>Do I have to take part?</w:t>
      </w:r>
    </w:p>
    <w:p w14:paraId="44B25DF9" w14:textId="6B2852F3" w:rsidR="000A657A" w:rsidRPr="003B3938" w:rsidRDefault="003B3938" w:rsidP="001D2ED7">
      <w:pPr>
        <w:pStyle w:val="BodyText"/>
        <w:spacing w:after="0" w:line="276" w:lineRule="auto"/>
        <w:rPr>
          <w:rFonts w:ascii="Arial" w:hAnsi="Arial" w:cs="Arial"/>
          <w:sz w:val="22"/>
          <w:szCs w:val="22"/>
        </w:rPr>
      </w:pPr>
      <w:r>
        <w:rPr>
          <w:rFonts w:ascii="Arial" w:hAnsi="Arial" w:cs="Arial"/>
          <w:sz w:val="22"/>
          <w:szCs w:val="22"/>
        </w:rPr>
        <w:t xml:space="preserve">No. </w:t>
      </w:r>
      <w:r w:rsidR="00A97E0F" w:rsidRPr="003B3938">
        <w:rPr>
          <w:rFonts w:ascii="Arial" w:hAnsi="Arial" w:cs="Arial"/>
          <w:sz w:val="22"/>
          <w:szCs w:val="22"/>
        </w:rPr>
        <w:t xml:space="preserve">It is up to you to decide whether or not to take part. If you agree to be included but later change your mind, you can withdraw from this study at any time without explanation. A decision to withdraw, or a decision not to take part, will, result in all data collected to that point being deleted. </w:t>
      </w:r>
    </w:p>
    <w:p w14:paraId="23F42715" w14:textId="77777777" w:rsidR="00C60FEB" w:rsidRDefault="00C60FEB" w:rsidP="001D2ED7">
      <w:pPr>
        <w:pStyle w:val="BodyText"/>
        <w:spacing w:after="0" w:line="276" w:lineRule="auto"/>
        <w:rPr>
          <w:rFonts w:ascii="Arial" w:hAnsi="Arial" w:cs="Arial"/>
          <w:szCs w:val="22"/>
        </w:rPr>
      </w:pPr>
    </w:p>
    <w:p w14:paraId="031F28F5" w14:textId="77777777" w:rsidR="003B3938" w:rsidRPr="003B3938" w:rsidRDefault="003B3938" w:rsidP="001D2ED7">
      <w:pPr>
        <w:pStyle w:val="BodyText"/>
        <w:spacing w:after="0" w:line="276" w:lineRule="auto"/>
        <w:rPr>
          <w:rFonts w:ascii="Arial" w:hAnsi="Arial" w:cs="Arial"/>
          <w:szCs w:val="22"/>
        </w:rPr>
      </w:pPr>
    </w:p>
    <w:p w14:paraId="09CBE67D" w14:textId="5FAF19AD" w:rsidR="007E19E7" w:rsidRPr="003B3938" w:rsidRDefault="00C60FEB" w:rsidP="001D2ED7">
      <w:pPr>
        <w:pStyle w:val="BodyText"/>
        <w:spacing w:after="0" w:line="276" w:lineRule="auto"/>
        <w:rPr>
          <w:rFonts w:ascii="Arial" w:hAnsi="Arial" w:cs="Arial"/>
          <w:b/>
          <w:szCs w:val="22"/>
        </w:rPr>
      </w:pPr>
      <w:r w:rsidRPr="003B3938">
        <w:rPr>
          <w:rFonts w:ascii="Arial" w:hAnsi="Arial" w:cs="Arial"/>
          <w:b/>
          <w:szCs w:val="22"/>
        </w:rPr>
        <w:t xml:space="preserve">What will happen </w:t>
      </w:r>
      <w:r w:rsidR="007E19E7" w:rsidRPr="003B3938">
        <w:rPr>
          <w:rFonts w:ascii="Arial" w:hAnsi="Arial" w:cs="Arial"/>
          <w:b/>
          <w:szCs w:val="22"/>
        </w:rPr>
        <w:t>if I take part?</w:t>
      </w:r>
    </w:p>
    <w:p w14:paraId="1D6D391E" w14:textId="2F3E3500" w:rsidR="00AA33C7" w:rsidRPr="003B3938" w:rsidRDefault="000273D2" w:rsidP="001D2ED7">
      <w:pPr>
        <w:spacing w:after="0" w:line="276" w:lineRule="auto"/>
        <w:jc w:val="both"/>
        <w:rPr>
          <w:rFonts w:cs="Arial"/>
        </w:rPr>
      </w:pPr>
      <w:r w:rsidRPr="003B3938">
        <w:rPr>
          <w:rFonts w:cs="Arial"/>
        </w:rPr>
        <w:t xml:space="preserve">We will require you to record all of the training and racing that you complete over a 12 </w:t>
      </w:r>
      <w:r w:rsidR="00434F10">
        <w:rPr>
          <w:rFonts w:cs="Arial"/>
        </w:rPr>
        <w:t>week</w:t>
      </w:r>
      <w:r w:rsidRPr="003B3938">
        <w:rPr>
          <w:rFonts w:cs="Arial"/>
        </w:rPr>
        <w:t xml:space="preserve"> period. Training data will need to be recorded on a power meter that is appropriately calibrated and maintained. We will also require you to record heart rate data during each training session and race. We will not ask you to change your usual training or racing regimes, rather we would like to monitor what you do, and the end result. </w:t>
      </w:r>
      <w:r w:rsidR="00D054C2" w:rsidRPr="003B3938">
        <w:rPr>
          <w:rFonts w:cs="Arial"/>
        </w:rPr>
        <w:t xml:space="preserve">In order to assess your progression with training, we will ask you to conduct a performance test </w:t>
      </w:r>
      <w:r w:rsidR="00434F10">
        <w:rPr>
          <w:rFonts w:cs="Arial"/>
        </w:rPr>
        <w:t>every 4 weeks</w:t>
      </w:r>
      <w:r w:rsidR="00D054C2" w:rsidRPr="003B3938">
        <w:rPr>
          <w:rFonts w:cs="Arial"/>
        </w:rPr>
        <w:t xml:space="preserve"> of the 12 </w:t>
      </w:r>
      <w:r w:rsidR="00434F10">
        <w:rPr>
          <w:rFonts w:cs="Arial"/>
        </w:rPr>
        <w:t>week</w:t>
      </w:r>
      <w:r w:rsidR="00D054C2" w:rsidRPr="003B3938">
        <w:rPr>
          <w:rFonts w:cs="Arial"/>
        </w:rPr>
        <w:t xml:space="preserve"> period (see performance test below).</w:t>
      </w:r>
    </w:p>
    <w:p w14:paraId="5590C7A5" w14:textId="77777777" w:rsidR="00D054C2" w:rsidRPr="003B3938" w:rsidRDefault="00D054C2" w:rsidP="001D2ED7">
      <w:pPr>
        <w:spacing w:after="0" w:line="276" w:lineRule="auto"/>
        <w:jc w:val="both"/>
        <w:rPr>
          <w:rFonts w:cs="Arial"/>
        </w:rPr>
      </w:pPr>
    </w:p>
    <w:p w14:paraId="376D4402" w14:textId="6DF6463C" w:rsidR="00F639F5" w:rsidRPr="003B3938" w:rsidRDefault="00372C8B" w:rsidP="001D2ED7">
      <w:pPr>
        <w:spacing w:after="0" w:line="276" w:lineRule="auto"/>
        <w:jc w:val="both"/>
        <w:rPr>
          <w:rFonts w:cs="Arial"/>
        </w:rPr>
      </w:pPr>
      <w:r w:rsidRPr="003B3938">
        <w:rPr>
          <w:rFonts w:cs="Arial"/>
        </w:rPr>
        <w:t xml:space="preserve">To ensure accuracy of the data you produce, we request that in accordance with </w:t>
      </w:r>
      <w:r w:rsidR="005C25C3" w:rsidRPr="003B3938">
        <w:rPr>
          <w:rFonts w:cs="Arial"/>
        </w:rPr>
        <w:t xml:space="preserve">the manufacturer recommendations, </w:t>
      </w:r>
      <w:r w:rsidR="00F639F5" w:rsidRPr="003B3938">
        <w:rPr>
          <w:rFonts w:cs="Arial"/>
        </w:rPr>
        <w:t>you</w:t>
      </w:r>
      <w:r w:rsidR="005C25C3" w:rsidRPr="003B3938">
        <w:rPr>
          <w:rFonts w:cs="Arial"/>
        </w:rPr>
        <w:t xml:space="preserve"> appropriately zero offset/calibrate your power meter prior to/during each ride as is feasibly possible.</w:t>
      </w:r>
      <w:r w:rsidR="00F639F5" w:rsidRPr="003B3938">
        <w:rPr>
          <w:rFonts w:cs="Arial"/>
        </w:rPr>
        <w:t xml:space="preserve"> </w:t>
      </w:r>
      <w:r w:rsidR="00D054C2" w:rsidRPr="003B3938">
        <w:rPr>
          <w:rFonts w:cs="Arial"/>
        </w:rPr>
        <w:t xml:space="preserve">We would then request that you record data on your power meter using a 1 second </w:t>
      </w:r>
      <w:r w:rsidR="003479BB" w:rsidRPr="003B3938">
        <w:rPr>
          <w:rFonts w:cs="Arial"/>
        </w:rPr>
        <w:t>recording</w:t>
      </w:r>
      <w:r w:rsidR="00D054C2" w:rsidRPr="003B3938">
        <w:rPr>
          <w:rFonts w:cs="Arial"/>
        </w:rPr>
        <w:t xml:space="preserve"> frequency. </w:t>
      </w:r>
    </w:p>
    <w:p w14:paraId="6A98B748" w14:textId="77777777" w:rsidR="00D054C2" w:rsidRPr="003B3938" w:rsidRDefault="00D054C2" w:rsidP="001D2ED7">
      <w:pPr>
        <w:spacing w:after="0" w:line="276" w:lineRule="auto"/>
        <w:jc w:val="both"/>
        <w:rPr>
          <w:rFonts w:cs="Arial"/>
        </w:rPr>
      </w:pPr>
    </w:p>
    <w:p w14:paraId="52B8F160" w14:textId="4A244A8F" w:rsidR="002F6F27" w:rsidRPr="003B3938" w:rsidRDefault="00F90DB4" w:rsidP="001D2ED7">
      <w:pPr>
        <w:spacing w:after="0" w:line="276" w:lineRule="auto"/>
        <w:jc w:val="both"/>
        <w:rPr>
          <w:rFonts w:cs="Arial"/>
        </w:rPr>
      </w:pPr>
      <w:r w:rsidRPr="003B3938">
        <w:rPr>
          <w:rFonts w:cs="Arial"/>
        </w:rPr>
        <w:t>Following each training session or race we would request that you download your data to GC as soon as possible</w:t>
      </w:r>
      <w:r w:rsidR="002F6F27" w:rsidRPr="003B3938">
        <w:rPr>
          <w:rFonts w:cs="Arial"/>
        </w:rPr>
        <w:t>, ideally within 30 mins of completing the ride</w:t>
      </w:r>
      <w:r w:rsidRPr="003B3938">
        <w:rPr>
          <w:rFonts w:cs="Arial"/>
        </w:rPr>
        <w:t>. During th</w:t>
      </w:r>
      <w:r w:rsidR="002F6F27" w:rsidRPr="003B3938">
        <w:rPr>
          <w:rFonts w:cs="Arial"/>
        </w:rPr>
        <w:t>e upload</w:t>
      </w:r>
      <w:r w:rsidRPr="003B3938">
        <w:rPr>
          <w:rFonts w:cs="Arial"/>
        </w:rPr>
        <w:t xml:space="preserve"> process we would also like you to provide us with two </w:t>
      </w:r>
      <w:r w:rsidR="00B90BB0" w:rsidRPr="003B3938">
        <w:rPr>
          <w:rFonts w:cs="Arial"/>
        </w:rPr>
        <w:t xml:space="preserve">perceptual measures, which can be manually entered in to GC along with the file. The perceptual measures relate to a session RPE value, and a global rating of fatigue value (see perceptual measures below). </w:t>
      </w:r>
      <w:r w:rsidR="00B40D44" w:rsidRPr="003B3938">
        <w:rPr>
          <w:rFonts w:cs="Arial"/>
        </w:rPr>
        <w:t xml:space="preserve">Finally we request that you provide us with a short outline of the ride and any issues you think are important for us to be aware of when analysing the data. For example, </w:t>
      </w:r>
      <w:r w:rsidR="002D5665" w:rsidRPr="003B3938">
        <w:rPr>
          <w:rFonts w:cs="Arial"/>
        </w:rPr>
        <w:t xml:space="preserve">“tempo ride with a bit of threshold on the inclines. Felt stronger 20 min in” or “L4 hard ride at FTP” or “only half ride recorded as head unit battery went flat – the session should have included 4 x 4 min full gas interval efforts”   </w:t>
      </w:r>
    </w:p>
    <w:p w14:paraId="1C10C958" w14:textId="77777777" w:rsidR="002F6F27" w:rsidRPr="003B3938" w:rsidRDefault="002F6F27" w:rsidP="001D2ED7">
      <w:pPr>
        <w:spacing w:after="0" w:line="276" w:lineRule="auto"/>
        <w:jc w:val="both"/>
        <w:rPr>
          <w:rFonts w:cs="Arial"/>
        </w:rPr>
      </w:pPr>
    </w:p>
    <w:p w14:paraId="5F8A3034" w14:textId="77777777" w:rsidR="00AA49A1" w:rsidRDefault="00372C8B" w:rsidP="001D2ED7">
      <w:pPr>
        <w:spacing w:after="0" w:line="276" w:lineRule="auto"/>
        <w:jc w:val="both"/>
        <w:rPr>
          <w:rFonts w:cs="Arial"/>
        </w:rPr>
      </w:pPr>
      <w:r w:rsidRPr="00345209">
        <w:rPr>
          <w:rFonts w:cs="Arial"/>
          <w:b/>
        </w:rPr>
        <w:t xml:space="preserve">We </w:t>
      </w:r>
      <w:r w:rsidR="00D07987" w:rsidRPr="00345209">
        <w:rPr>
          <w:rFonts w:cs="Arial"/>
          <w:b/>
        </w:rPr>
        <w:t xml:space="preserve">will require you to upload your training data to </w:t>
      </w:r>
      <w:r w:rsidR="00FD0087" w:rsidRPr="00345209">
        <w:rPr>
          <w:rFonts w:cs="Arial"/>
          <w:b/>
        </w:rPr>
        <w:t xml:space="preserve">a Google Drive account </w:t>
      </w:r>
      <w:r w:rsidR="00D07987" w:rsidRPr="00345209">
        <w:rPr>
          <w:rFonts w:cs="Arial"/>
          <w:b/>
        </w:rPr>
        <w:t xml:space="preserve">on a </w:t>
      </w:r>
      <w:r w:rsidR="00B923B2" w:rsidRPr="00345209">
        <w:rPr>
          <w:rFonts w:cs="Arial"/>
          <w:b/>
        </w:rPr>
        <w:t>session-by-session</w:t>
      </w:r>
      <w:r w:rsidR="00B923B2" w:rsidRPr="00345209">
        <w:rPr>
          <w:rFonts w:cs="Arial"/>
          <w:b/>
        </w:rPr>
        <w:t xml:space="preserve"> </w:t>
      </w:r>
      <w:r w:rsidR="00D07987" w:rsidRPr="00345209">
        <w:rPr>
          <w:rFonts w:cs="Arial"/>
          <w:b/>
        </w:rPr>
        <w:t>basis.</w:t>
      </w:r>
      <w:r w:rsidR="00D07987" w:rsidRPr="003B3938">
        <w:rPr>
          <w:rFonts w:cs="Arial"/>
        </w:rPr>
        <w:t xml:space="preserve"> Upon your agreement to participant you will be provided with a link to access a Google Drive folder to which you can upload your training data.</w:t>
      </w:r>
      <w:r w:rsidR="00FD0087" w:rsidRPr="003B3938">
        <w:rPr>
          <w:rFonts w:cs="Arial"/>
        </w:rPr>
        <w:t xml:space="preserve"> </w:t>
      </w:r>
      <w:r w:rsidR="009A0323" w:rsidRPr="003B3938">
        <w:rPr>
          <w:rFonts w:cs="Arial"/>
        </w:rPr>
        <w:t xml:space="preserve">In order to do this you must have a Google </w:t>
      </w:r>
      <w:r w:rsidR="00F651A8" w:rsidRPr="003B3938">
        <w:rPr>
          <w:rFonts w:cs="Arial"/>
        </w:rPr>
        <w:t xml:space="preserve">account. If you do not have a Google account you will need to get one. Once you have a Google account please let us know your Google account </w:t>
      </w:r>
      <w:r w:rsidR="007A6685" w:rsidRPr="003B3938">
        <w:rPr>
          <w:rFonts w:cs="Arial"/>
        </w:rPr>
        <w:t>ID</w:t>
      </w:r>
      <w:r w:rsidR="00F651A8" w:rsidRPr="003B3938">
        <w:rPr>
          <w:rFonts w:cs="Arial"/>
        </w:rPr>
        <w:t xml:space="preserve">. This can be provided on the Informed Consent Form. </w:t>
      </w:r>
      <w:r w:rsidRPr="003B3938">
        <w:rPr>
          <w:rFonts w:cs="Arial"/>
        </w:rPr>
        <w:t>Y</w:t>
      </w:r>
      <w:r w:rsidR="00DD60B0" w:rsidRPr="003B3938">
        <w:rPr>
          <w:rFonts w:cs="Arial"/>
        </w:rPr>
        <w:t xml:space="preserve">our data will be </w:t>
      </w:r>
      <w:r w:rsidRPr="003B3938">
        <w:rPr>
          <w:rFonts w:cs="Arial"/>
          <w:b/>
        </w:rPr>
        <w:t>securely transferred</w:t>
      </w:r>
      <w:r w:rsidRPr="003B3938">
        <w:rPr>
          <w:rFonts w:cs="Arial"/>
        </w:rPr>
        <w:t xml:space="preserve"> to, and </w:t>
      </w:r>
      <w:r w:rsidRPr="003B3938">
        <w:rPr>
          <w:rFonts w:cs="Arial"/>
          <w:b/>
        </w:rPr>
        <w:t xml:space="preserve">securely </w:t>
      </w:r>
      <w:r w:rsidR="00DD60B0" w:rsidRPr="003B3938">
        <w:rPr>
          <w:rFonts w:cs="Arial"/>
          <w:b/>
        </w:rPr>
        <w:t xml:space="preserve">stored </w:t>
      </w:r>
      <w:r w:rsidR="00DD60B0" w:rsidRPr="003B3938">
        <w:rPr>
          <w:rFonts w:cs="Arial"/>
        </w:rPr>
        <w:t>on</w:t>
      </w:r>
      <w:r w:rsidRPr="003B3938">
        <w:rPr>
          <w:rFonts w:cs="Arial"/>
        </w:rPr>
        <w:t>,</w:t>
      </w:r>
      <w:r w:rsidR="00DD60B0" w:rsidRPr="003B3938">
        <w:rPr>
          <w:rFonts w:cs="Arial"/>
        </w:rPr>
        <w:t xml:space="preserve"> </w:t>
      </w:r>
      <w:r w:rsidR="00D07987" w:rsidRPr="003B3938">
        <w:rPr>
          <w:rFonts w:cs="Arial"/>
        </w:rPr>
        <w:t>Google Drive</w:t>
      </w:r>
      <w:r w:rsidR="00DD60B0" w:rsidRPr="003B3938">
        <w:rPr>
          <w:rFonts w:cs="Arial"/>
        </w:rPr>
        <w:t>, with restricted access only to Dr. James Hopker</w:t>
      </w:r>
      <w:r w:rsidR="00D07987" w:rsidRPr="003B3938">
        <w:rPr>
          <w:rFonts w:cs="Arial"/>
        </w:rPr>
        <w:t>,</w:t>
      </w:r>
      <w:r w:rsidR="00DD60B0" w:rsidRPr="003B3938">
        <w:rPr>
          <w:rFonts w:cs="Arial"/>
        </w:rPr>
        <w:t xml:space="preserve"> Prof. Louis Passfield</w:t>
      </w:r>
      <w:r w:rsidR="00D07987" w:rsidRPr="003B3938">
        <w:rPr>
          <w:rFonts w:cs="Arial"/>
        </w:rPr>
        <w:t xml:space="preserve"> and Mark Liversedge</w:t>
      </w:r>
      <w:r w:rsidR="00DD60B0" w:rsidRPr="003B3938">
        <w:rPr>
          <w:rFonts w:cs="Arial"/>
        </w:rPr>
        <w:t xml:space="preserve"> during the course of the research study. </w:t>
      </w:r>
      <w:r w:rsidR="00B508AB" w:rsidRPr="003B3938">
        <w:rPr>
          <w:rFonts w:cs="Arial"/>
        </w:rPr>
        <w:t xml:space="preserve">Data will not be passed to any third party outside of the research team. </w:t>
      </w:r>
    </w:p>
    <w:p w14:paraId="5E2076E0" w14:textId="77777777" w:rsidR="00AA49A1" w:rsidRDefault="00AA49A1" w:rsidP="001D2ED7">
      <w:pPr>
        <w:spacing w:after="0" w:line="276" w:lineRule="auto"/>
        <w:jc w:val="both"/>
        <w:rPr>
          <w:rFonts w:cs="Arial"/>
        </w:rPr>
      </w:pPr>
    </w:p>
    <w:p w14:paraId="5E80C588" w14:textId="45CCC142" w:rsidR="003B3938" w:rsidRPr="003B3938" w:rsidRDefault="00AA49A1" w:rsidP="001D2ED7">
      <w:pPr>
        <w:spacing w:after="0" w:line="276" w:lineRule="auto"/>
        <w:jc w:val="both"/>
        <w:rPr>
          <w:rFonts w:cs="Arial"/>
        </w:rPr>
      </w:pPr>
      <w:r>
        <w:rPr>
          <w:rFonts w:cs="Arial"/>
        </w:rPr>
        <w:t xml:space="preserve">We will also need to know if you do not train on a particular day for whatever reason (i.e. if you have a planned rest day, if you are ill or injured, if you trained but did not record the data due to technical problems etc…). When you upload the next training file to GC, please make a note on that file as to why you missed training in the previous day(s). This will help us to account for any gaps within your training data. </w:t>
      </w:r>
      <w:bookmarkStart w:id="0" w:name="_GoBack"/>
      <w:bookmarkEnd w:id="0"/>
      <w:r>
        <w:rPr>
          <w:rFonts w:cs="Arial"/>
        </w:rPr>
        <w:t>This is important as y</w:t>
      </w:r>
      <w:r w:rsidR="00DD60B0" w:rsidRPr="003B3938">
        <w:rPr>
          <w:rFonts w:cs="Arial"/>
        </w:rPr>
        <w:t>our data will be used to construct a unique signature of all of the training and rac</w:t>
      </w:r>
      <w:r w:rsidR="00434F10">
        <w:rPr>
          <w:rFonts w:cs="Arial"/>
        </w:rPr>
        <w:t>ing that you complete each month</w:t>
      </w:r>
      <w:r w:rsidR="00264F10" w:rsidRPr="003B3938">
        <w:rPr>
          <w:rFonts w:cs="Arial"/>
        </w:rPr>
        <w:t xml:space="preserve"> and associate it with changes in performance that we see in your performance test data</w:t>
      </w:r>
      <w:r w:rsidR="00D07987" w:rsidRPr="003B3938">
        <w:rPr>
          <w:rFonts w:cs="Arial"/>
        </w:rPr>
        <w:t>.</w:t>
      </w:r>
    </w:p>
    <w:p w14:paraId="0D26EA98" w14:textId="77777777" w:rsidR="003B3938" w:rsidRPr="003B3938" w:rsidRDefault="003B3938" w:rsidP="001D2ED7">
      <w:pPr>
        <w:spacing w:after="0" w:line="276" w:lineRule="auto"/>
        <w:jc w:val="both"/>
        <w:rPr>
          <w:rFonts w:cs="Arial"/>
          <w:sz w:val="24"/>
        </w:rPr>
      </w:pPr>
    </w:p>
    <w:p w14:paraId="35B895E5" w14:textId="77777777" w:rsidR="00264F10" w:rsidRPr="00DC018F" w:rsidRDefault="00264F10" w:rsidP="00264F10">
      <w:pPr>
        <w:spacing w:after="0" w:line="276" w:lineRule="auto"/>
        <w:jc w:val="both"/>
        <w:rPr>
          <w:rFonts w:cs="Arial"/>
          <w:sz w:val="24"/>
          <w:u w:val="single"/>
        </w:rPr>
      </w:pPr>
      <w:r w:rsidRPr="00DC018F">
        <w:rPr>
          <w:rFonts w:cs="Arial"/>
          <w:sz w:val="24"/>
          <w:u w:val="single"/>
        </w:rPr>
        <w:t>Performance testing</w:t>
      </w:r>
    </w:p>
    <w:p w14:paraId="68B6E6B9" w14:textId="0C41BE94" w:rsidR="00C71423" w:rsidRPr="003B3938" w:rsidRDefault="006700C4" w:rsidP="001D2ED7">
      <w:pPr>
        <w:spacing w:after="0" w:line="276" w:lineRule="auto"/>
        <w:rPr>
          <w:rFonts w:cs="Arial"/>
        </w:rPr>
      </w:pPr>
      <w:r w:rsidRPr="003B3938">
        <w:rPr>
          <w:rFonts w:cs="Arial"/>
        </w:rPr>
        <w:t>In addition to the collection of power data files, we also request that you</w:t>
      </w:r>
      <w:r w:rsidR="00CE4D4A" w:rsidRPr="003B3938">
        <w:rPr>
          <w:rFonts w:cs="Arial"/>
        </w:rPr>
        <w:t xml:space="preserve"> complete a </w:t>
      </w:r>
      <w:r w:rsidR="00264F10" w:rsidRPr="003B3938">
        <w:rPr>
          <w:rFonts w:cs="Arial"/>
        </w:rPr>
        <w:t xml:space="preserve">self-administered performance test </w:t>
      </w:r>
      <w:r w:rsidR="00434F10">
        <w:rPr>
          <w:rFonts w:cs="Arial"/>
        </w:rPr>
        <w:t>every 4 weeks</w:t>
      </w:r>
      <w:r w:rsidR="00264F10" w:rsidRPr="003B3938">
        <w:rPr>
          <w:rFonts w:cs="Arial"/>
        </w:rPr>
        <w:t xml:space="preserve"> during the course of the 12 </w:t>
      </w:r>
      <w:r w:rsidR="00434F10">
        <w:rPr>
          <w:rFonts w:cs="Arial"/>
        </w:rPr>
        <w:t>week</w:t>
      </w:r>
      <w:r w:rsidR="00264F10" w:rsidRPr="003B3938">
        <w:rPr>
          <w:rFonts w:cs="Arial"/>
        </w:rPr>
        <w:t xml:space="preserve"> period</w:t>
      </w:r>
      <w:r w:rsidR="00434F10">
        <w:rPr>
          <w:rFonts w:cs="Arial"/>
        </w:rPr>
        <w:t xml:space="preserve"> (so at weeks 0, 4, 8 and 12)</w:t>
      </w:r>
      <w:r w:rsidR="00264F10" w:rsidRPr="003B3938">
        <w:rPr>
          <w:rFonts w:cs="Arial"/>
        </w:rPr>
        <w:t>.</w:t>
      </w:r>
      <w:r w:rsidRPr="003B3938">
        <w:rPr>
          <w:rFonts w:cs="Arial"/>
        </w:rPr>
        <w:t xml:space="preserve"> </w:t>
      </w:r>
      <w:r w:rsidR="00CE4D4A" w:rsidRPr="003B3938">
        <w:rPr>
          <w:rFonts w:cs="Arial"/>
        </w:rPr>
        <w:t xml:space="preserve">The </w:t>
      </w:r>
      <w:r w:rsidR="00264F10" w:rsidRPr="003B3938">
        <w:rPr>
          <w:rFonts w:cs="Arial"/>
        </w:rPr>
        <w:t>performance</w:t>
      </w:r>
      <w:r w:rsidR="00CE4D4A" w:rsidRPr="003B3938">
        <w:rPr>
          <w:rFonts w:cs="Arial"/>
        </w:rPr>
        <w:t xml:space="preserve"> test will enable us to validate </w:t>
      </w:r>
      <w:r w:rsidR="0074734B" w:rsidRPr="003B3938">
        <w:rPr>
          <w:rFonts w:cs="Arial"/>
        </w:rPr>
        <w:t>the changes we see in your</w:t>
      </w:r>
      <w:r w:rsidR="00CE4D4A" w:rsidRPr="003B3938">
        <w:rPr>
          <w:rFonts w:cs="Arial"/>
        </w:rPr>
        <w:t xml:space="preserve"> </w:t>
      </w:r>
      <w:r w:rsidR="00CE4D4A" w:rsidRPr="003B3938">
        <w:rPr>
          <w:rFonts w:cs="Arial"/>
        </w:rPr>
        <w:lastRenderedPageBreak/>
        <w:t xml:space="preserve">power </w:t>
      </w:r>
      <w:r w:rsidR="00264F10" w:rsidRPr="003B3938">
        <w:rPr>
          <w:rFonts w:cs="Arial"/>
        </w:rPr>
        <w:t xml:space="preserve">data </w:t>
      </w:r>
      <w:r w:rsidR="0074734B" w:rsidRPr="003B3938">
        <w:rPr>
          <w:rFonts w:cs="Arial"/>
        </w:rPr>
        <w:t>during the season.</w:t>
      </w:r>
      <w:r w:rsidR="00CE4D4A" w:rsidRPr="003B3938">
        <w:rPr>
          <w:rFonts w:cs="Arial"/>
        </w:rPr>
        <w:t xml:space="preserve"> </w:t>
      </w:r>
      <w:r w:rsidR="00C71423" w:rsidRPr="003B3938">
        <w:rPr>
          <w:rFonts w:cs="Arial"/>
        </w:rPr>
        <w:t xml:space="preserve">It is important that you adhere to the following for each performance test you complete in order to ensure that your performance test is a true reflection of your ability. </w:t>
      </w:r>
    </w:p>
    <w:p w14:paraId="5CDD834A" w14:textId="77777777" w:rsidR="00C71423" w:rsidRPr="003B3938" w:rsidRDefault="00C71423" w:rsidP="001D2ED7">
      <w:pPr>
        <w:spacing w:after="0" w:line="276" w:lineRule="auto"/>
        <w:rPr>
          <w:rFonts w:cs="Arial"/>
        </w:rPr>
      </w:pPr>
    </w:p>
    <w:p w14:paraId="7F6984FC" w14:textId="77777777" w:rsidR="00C71423" w:rsidRPr="00DC018F" w:rsidRDefault="00C71423" w:rsidP="001D2ED7">
      <w:pPr>
        <w:spacing w:after="0" w:line="276" w:lineRule="auto"/>
        <w:rPr>
          <w:rFonts w:cs="Arial"/>
          <w:i/>
        </w:rPr>
      </w:pPr>
      <w:r w:rsidRPr="00DC018F">
        <w:rPr>
          <w:rFonts w:cs="Arial"/>
          <w:i/>
        </w:rPr>
        <w:t>Protocol:</w:t>
      </w:r>
    </w:p>
    <w:p w14:paraId="32FD6F77" w14:textId="77777777" w:rsidR="00FD68CD" w:rsidRPr="003B3938" w:rsidRDefault="00FD68CD" w:rsidP="0012014F">
      <w:pPr>
        <w:pStyle w:val="ListParagraph"/>
        <w:numPr>
          <w:ilvl w:val="0"/>
          <w:numId w:val="24"/>
        </w:numPr>
        <w:spacing w:after="0" w:line="276" w:lineRule="auto"/>
        <w:rPr>
          <w:rFonts w:cs="Arial"/>
        </w:rPr>
      </w:pPr>
      <w:r w:rsidRPr="003B3938">
        <w:rPr>
          <w:rFonts w:cs="Arial"/>
        </w:rPr>
        <w:t>Complete the zero-offset procedure for your power meter according to the manufacturer guidelines.</w:t>
      </w:r>
    </w:p>
    <w:p w14:paraId="76C82D99" w14:textId="77777777" w:rsidR="00FD68CD" w:rsidRPr="003B3938" w:rsidRDefault="00FD68CD" w:rsidP="0012014F">
      <w:pPr>
        <w:pStyle w:val="ListParagraph"/>
        <w:numPr>
          <w:ilvl w:val="0"/>
          <w:numId w:val="24"/>
        </w:numPr>
        <w:spacing w:after="0" w:line="276" w:lineRule="auto"/>
        <w:rPr>
          <w:rFonts w:cs="Arial"/>
        </w:rPr>
      </w:pPr>
      <w:r w:rsidRPr="003B3938">
        <w:rPr>
          <w:rFonts w:cs="Arial"/>
        </w:rPr>
        <w:t>Make sure that your heart rate monitor belt is communicating with the power meter head unit, and that both power and heart rate are being recorded.</w:t>
      </w:r>
    </w:p>
    <w:p w14:paraId="5687B174" w14:textId="77777777" w:rsidR="00FD68CD" w:rsidRPr="003B3938" w:rsidRDefault="00FD68CD" w:rsidP="0012014F">
      <w:pPr>
        <w:pStyle w:val="ListParagraph"/>
        <w:numPr>
          <w:ilvl w:val="0"/>
          <w:numId w:val="24"/>
        </w:numPr>
        <w:spacing w:after="0" w:line="276" w:lineRule="auto"/>
        <w:rPr>
          <w:rFonts w:cs="Arial"/>
        </w:rPr>
      </w:pPr>
      <w:r w:rsidRPr="003B3938">
        <w:rPr>
          <w:rFonts w:cs="Arial"/>
        </w:rPr>
        <w:t xml:space="preserve">Place a marker (lap) on the data when you are ready to commence riding. </w:t>
      </w:r>
    </w:p>
    <w:p w14:paraId="09068D62" w14:textId="64E0F76B" w:rsidR="00B1382B" w:rsidRPr="003B3938" w:rsidRDefault="00FD68CD" w:rsidP="0012014F">
      <w:pPr>
        <w:pStyle w:val="ListParagraph"/>
        <w:numPr>
          <w:ilvl w:val="0"/>
          <w:numId w:val="24"/>
        </w:numPr>
        <w:spacing w:after="0" w:line="276" w:lineRule="auto"/>
        <w:rPr>
          <w:rFonts w:cs="Arial"/>
        </w:rPr>
      </w:pPr>
      <w:r w:rsidRPr="003B3938">
        <w:rPr>
          <w:rFonts w:cs="Arial"/>
        </w:rPr>
        <w:t xml:space="preserve">Start the test by warming up </w:t>
      </w:r>
      <w:r w:rsidR="00B1382B" w:rsidRPr="003B3938">
        <w:rPr>
          <w:rFonts w:cs="Arial"/>
        </w:rPr>
        <w:t>for 5 minutes as approximately 100W, and 5 mins at approximately 150W.</w:t>
      </w:r>
      <w:r w:rsidR="0041557D" w:rsidRPr="003B3938">
        <w:rPr>
          <w:rFonts w:cs="Arial"/>
        </w:rPr>
        <w:t xml:space="preserve"> Place a marker on the file for the start of each 5 minute period. </w:t>
      </w:r>
    </w:p>
    <w:p w14:paraId="2659A143" w14:textId="37A99951" w:rsidR="00B1382B" w:rsidRPr="003B3938" w:rsidRDefault="00B1382B" w:rsidP="0012014F">
      <w:pPr>
        <w:pStyle w:val="ListParagraph"/>
        <w:numPr>
          <w:ilvl w:val="0"/>
          <w:numId w:val="24"/>
        </w:numPr>
        <w:spacing w:after="0" w:line="276" w:lineRule="auto"/>
        <w:rPr>
          <w:rFonts w:cs="Arial"/>
        </w:rPr>
      </w:pPr>
      <w:r w:rsidRPr="003B3938">
        <w:rPr>
          <w:rFonts w:cs="Arial"/>
        </w:rPr>
        <w:t>Please make a note of your perception of effort during these two 5 minute periods</w:t>
      </w:r>
      <w:r w:rsidR="00C07690" w:rsidRPr="003B3938">
        <w:rPr>
          <w:rFonts w:cs="Arial"/>
        </w:rPr>
        <w:t>, so one value for 100W and one value for 150W</w:t>
      </w:r>
      <w:r w:rsidRPr="003B3938">
        <w:rPr>
          <w:rFonts w:cs="Arial"/>
        </w:rPr>
        <w:t xml:space="preserve"> (see perceptual measures below).</w:t>
      </w:r>
    </w:p>
    <w:p w14:paraId="7AAFE0C5" w14:textId="3E068F35" w:rsidR="00967AB0" w:rsidRPr="003B3938" w:rsidRDefault="001473A2" w:rsidP="0012014F">
      <w:pPr>
        <w:pStyle w:val="ListParagraph"/>
        <w:numPr>
          <w:ilvl w:val="0"/>
          <w:numId w:val="24"/>
        </w:numPr>
        <w:spacing w:after="0" w:line="276" w:lineRule="auto"/>
        <w:rPr>
          <w:rFonts w:cs="Arial"/>
        </w:rPr>
      </w:pPr>
      <w:r w:rsidRPr="003B3938">
        <w:rPr>
          <w:rFonts w:cs="Arial"/>
        </w:rPr>
        <w:t xml:space="preserve">Next you will be required to complete a maximal 12 min effort. The aim of which is to complete as much distance as possible during the allotted time. </w:t>
      </w:r>
      <w:r w:rsidR="00967AB0" w:rsidRPr="003B3938">
        <w:rPr>
          <w:rFonts w:cs="Arial"/>
        </w:rPr>
        <w:t xml:space="preserve">Please marker the file at the start and end of the effort. </w:t>
      </w:r>
    </w:p>
    <w:p w14:paraId="1CB0A8AA" w14:textId="77777777" w:rsidR="00967AB0" w:rsidRPr="003B3938" w:rsidRDefault="00967AB0" w:rsidP="0012014F">
      <w:pPr>
        <w:pStyle w:val="ListParagraph"/>
        <w:numPr>
          <w:ilvl w:val="0"/>
          <w:numId w:val="24"/>
        </w:numPr>
        <w:spacing w:after="0" w:line="276" w:lineRule="auto"/>
        <w:rPr>
          <w:rFonts w:cs="Arial"/>
        </w:rPr>
      </w:pPr>
      <w:r w:rsidRPr="003B3938">
        <w:rPr>
          <w:rFonts w:cs="Arial"/>
        </w:rPr>
        <w:t xml:space="preserve">After the first effort, undertake a period of low intensity or recovery riding for 30 mins. </w:t>
      </w:r>
    </w:p>
    <w:p w14:paraId="6F23A64D" w14:textId="77777777" w:rsidR="00967AB0" w:rsidRPr="003B3938" w:rsidRDefault="00967AB0" w:rsidP="0012014F">
      <w:pPr>
        <w:pStyle w:val="ListParagraph"/>
        <w:numPr>
          <w:ilvl w:val="0"/>
          <w:numId w:val="24"/>
        </w:numPr>
        <w:spacing w:after="0" w:line="276" w:lineRule="auto"/>
        <w:rPr>
          <w:rFonts w:cs="Arial"/>
        </w:rPr>
      </w:pPr>
      <w:r w:rsidRPr="003B3938">
        <w:rPr>
          <w:rFonts w:cs="Arial"/>
        </w:rPr>
        <w:t xml:space="preserve">At the end of the 30 mins, complete a maximal </w:t>
      </w:r>
      <w:r w:rsidR="001473A2" w:rsidRPr="003B3938">
        <w:rPr>
          <w:rFonts w:cs="Arial"/>
        </w:rPr>
        <w:t xml:space="preserve">7 min </w:t>
      </w:r>
      <w:r w:rsidRPr="003B3938">
        <w:rPr>
          <w:rFonts w:cs="Arial"/>
        </w:rPr>
        <w:t xml:space="preserve">effort. Please place a marker at the beginning and end of the allotted time. </w:t>
      </w:r>
    </w:p>
    <w:p w14:paraId="5A7D7955" w14:textId="77777777" w:rsidR="00967AB0" w:rsidRPr="003B3938" w:rsidRDefault="00967AB0" w:rsidP="0012014F">
      <w:pPr>
        <w:pStyle w:val="ListParagraph"/>
        <w:numPr>
          <w:ilvl w:val="0"/>
          <w:numId w:val="24"/>
        </w:numPr>
        <w:spacing w:after="0" w:line="276" w:lineRule="auto"/>
        <w:rPr>
          <w:rFonts w:cs="Arial"/>
        </w:rPr>
      </w:pPr>
      <w:r w:rsidRPr="003B3938">
        <w:rPr>
          <w:rFonts w:cs="Arial"/>
        </w:rPr>
        <w:t>Have a 30 min recovery period of low intensity cycling after the effort.</w:t>
      </w:r>
    </w:p>
    <w:p w14:paraId="0621A15A" w14:textId="77777777" w:rsidR="00DD23C5" w:rsidRPr="003B3938" w:rsidRDefault="00967AB0" w:rsidP="0012014F">
      <w:pPr>
        <w:pStyle w:val="ListParagraph"/>
        <w:numPr>
          <w:ilvl w:val="0"/>
          <w:numId w:val="24"/>
        </w:numPr>
        <w:spacing w:after="0" w:line="276" w:lineRule="auto"/>
        <w:rPr>
          <w:rFonts w:cs="Arial"/>
        </w:rPr>
      </w:pPr>
      <w:r w:rsidRPr="003B3938">
        <w:rPr>
          <w:rFonts w:cs="Arial"/>
        </w:rPr>
        <w:t>Finally, complete a 3 min maximal effort. Place a marker at the beginning and end of the allotted time.</w:t>
      </w:r>
    </w:p>
    <w:p w14:paraId="06330607" w14:textId="183F4BF0" w:rsidR="00967AB0" w:rsidRPr="003B3938" w:rsidRDefault="00DD23C5" w:rsidP="0012014F">
      <w:pPr>
        <w:pStyle w:val="ListParagraph"/>
        <w:numPr>
          <w:ilvl w:val="0"/>
          <w:numId w:val="24"/>
        </w:numPr>
        <w:spacing w:after="0" w:line="276" w:lineRule="auto"/>
        <w:rPr>
          <w:rFonts w:cs="Arial"/>
        </w:rPr>
      </w:pPr>
      <w:r w:rsidRPr="003B3938">
        <w:rPr>
          <w:rFonts w:cs="Arial"/>
        </w:rPr>
        <w:t xml:space="preserve">After the test, please download your data within 30 mins of finishing the test and provide a session RPE and rating of fatigue score. Plus, your perception of effort scores </w:t>
      </w:r>
      <w:r w:rsidR="00715ABB" w:rsidRPr="003B3938">
        <w:rPr>
          <w:rFonts w:cs="Arial"/>
        </w:rPr>
        <w:t xml:space="preserve">using the rating scale below (1-10 Borg Rating of Perceived Exertion Scale) </w:t>
      </w:r>
      <w:r w:rsidRPr="003B3938">
        <w:rPr>
          <w:rFonts w:cs="Arial"/>
        </w:rPr>
        <w:t xml:space="preserve">for the 100W and 150W warm-up stages – please add these scores in the “Notes” section </w:t>
      </w:r>
      <w:r w:rsidR="00462700" w:rsidRPr="003B3938">
        <w:rPr>
          <w:rFonts w:cs="Arial"/>
        </w:rPr>
        <w:t xml:space="preserve">for the file </w:t>
      </w:r>
      <w:r w:rsidRPr="003B3938">
        <w:rPr>
          <w:rFonts w:cs="Arial"/>
        </w:rPr>
        <w:t xml:space="preserve">on GC once you have downloaded the data. </w:t>
      </w:r>
      <w:r w:rsidR="00967AB0" w:rsidRPr="003B3938">
        <w:rPr>
          <w:rFonts w:cs="Arial"/>
        </w:rPr>
        <w:t xml:space="preserve">  </w:t>
      </w:r>
    </w:p>
    <w:p w14:paraId="6BB60534" w14:textId="77777777" w:rsidR="003A1A85" w:rsidRPr="003B3938" w:rsidRDefault="003A1A85" w:rsidP="00D07987">
      <w:pPr>
        <w:spacing w:after="0" w:line="276" w:lineRule="auto"/>
        <w:jc w:val="both"/>
        <w:rPr>
          <w:rFonts w:cs="Arial"/>
        </w:rPr>
      </w:pPr>
    </w:p>
    <w:p w14:paraId="307302E8" w14:textId="77777777" w:rsidR="00FD68CD" w:rsidRPr="003B3938" w:rsidRDefault="00FD68CD" w:rsidP="00D07987">
      <w:pPr>
        <w:spacing w:after="0" w:line="276" w:lineRule="auto"/>
        <w:jc w:val="both"/>
        <w:rPr>
          <w:rFonts w:cs="Arial"/>
        </w:rPr>
      </w:pPr>
      <w:r w:rsidRPr="003B3938">
        <w:rPr>
          <w:rFonts w:cs="Arial"/>
        </w:rPr>
        <w:t>Performance tests can be conducted on a turbo-trainer, or on the road. However, it is important that you test under the same conditions. So, if you decide to conduct your first performance test on a turbo trainer, then it is important that all of your subsequent performance tests are performed on the turbo – and that the turbo trainer is set-up exactly the same for each subsequent test. If you decide to complete your performance tests outside on the road, please select a suitable section of road – ideally somewhere that is relatively flat and doesn’t have heavy traffic, or a large number of roundabouts. Following your first performance test on the road, please use the same section of road for all subsequent performance tests. Please also try to test is as neutral weather conditions as possible i.e. minimal head or tailwinds and without heavy rain or slippery roads.</w:t>
      </w:r>
    </w:p>
    <w:p w14:paraId="40F28CF5" w14:textId="6D4D291D" w:rsidR="003A1A85" w:rsidRPr="003B3938" w:rsidRDefault="003A1A85" w:rsidP="00D07987">
      <w:pPr>
        <w:spacing w:after="0" w:line="276" w:lineRule="auto"/>
        <w:jc w:val="both"/>
        <w:rPr>
          <w:rFonts w:cs="Arial"/>
        </w:rPr>
      </w:pPr>
    </w:p>
    <w:p w14:paraId="49D56DF2" w14:textId="1639D6A5" w:rsidR="00013732" w:rsidRPr="00DC018F" w:rsidRDefault="003A1A85" w:rsidP="003A1A85">
      <w:pPr>
        <w:spacing w:after="0" w:line="276" w:lineRule="auto"/>
        <w:jc w:val="both"/>
        <w:rPr>
          <w:rFonts w:cs="Arial"/>
        </w:rPr>
      </w:pPr>
      <w:r w:rsidRPr="00DC018F">
        <w:rPr>
          <w:rFonts w:cs="Arial"/>
          <w:i/>
        </w:rPr>
        <w:t>Preparation for the performance tests</w:t>
      </w:r>
      <w:r w:rsidR="00DC018F">
        <w:rPr>
          <w:rFonts w:cs="Arial"/>
        </w:rPr>
        <w:t>:</w:t>
      </w:r>
      <w:r w:rsidRPr="00DC018F">
        <w:rPr>
          <w:rFonts w:cs="Arial"/>
        </w:rPr>
        <w:t xml:space="preserve"> </w:t>
      </w:r>
    </w:p>
    <w:p w14:paraId="6F14F01C" w14:textId="2A26E05B" w:rsidR="00EB71A3" w:rsidRPr="003B3938" w:rsidRDefault="00EB71A3" w:rsidP="00EB71A3">
      <w:pPr>
        <w:spacing w:after="0" w:line="276" w:lineRule="auto"/>
        <w:jc w:val="both"/>
        <w:rPr>
          <w:rFonts w:cs="Arial"/>
        </w:rPr>
      </w:pPr>
      <w:r w:rsidRPr="003B3938">
        <w:rPr>
          <w:rFonts w:cs="Arial"/>
        </w:rPr>
        <w:t xml:space="preserve">- </w:t>
      </w:r>
      <w:r w:rsidR="00013732" w:rsidRPr="003B3938">
        <w:rPr>
          <w:rFonts w:cs="Arial"/>
        </w:rPr>
        <w:t>Do n</w:t>
      </w:r>
      <w:r w:rsidRPr="003B3938">
        <w:rPr>
          <w:rFonts w:cs="Arial"/>
        </w:rPr>
        <w:t xml:space="preserve">ot participate in </w:t>
      </w:r>
      <w:r w:rsidRPr="003B3938">
        <w:rPr>
          <w:rFonts w:cs="Arial"/>
          <w:b/>
        </w:rPr>
        <w:t>any</w:t>
      </w:r>
      <w:r w:rsidRPr="003B3938">
        <w:rPr>
          <w:rFonts w:cs="Arial"/>
        </w:rPr>
        <w:t xml:space="preserve"> exercise in the </w:t>
      </w:r>
      <w:r w:rsidRPr="003B3938">
        <w:rPr>
          <w:rFonts w:cs="Arial"/>
          <w:b/>
        </w:rPr>
        <w:t>24 h</w:t>
      </w:r>
      <w:r w:rsidRPr="003B3938">
        <w:rPr>
          <w:rFonts w:cs="Arial"/>
        </w:rPr>
        <w:t xml:space="preserve"> prior to the test, failure to comply will greatly influence your test results;</w:t>
      </w:r>
    </w:p>
    <w:p w14:paraId="114C4CCC" w14:textId="220D3A5E" w:rsidR="00EB71A3" w:rsidRPr="003B3938" w:rsidRDefault="00EB71A3" w:rsidP="00EB71A3">
      <w:pPr>
        <w:spacing w:after="0" w:line="276" w:lineRule="auto"/>
        <w:jc w:val="both"/>
        <w:rPr>
          <w:rFonts w:cs="Arial"/>
        </w:rPr>
      </w:pPr>
      <w:r w:rsidRPr="003B3938">
        <w:rPr>
          <w:rFonts w:cs="Arial"/>
        </w:rPr>
        <w:t xml:space="preserve">- </w:t>
      </w:r>
      <w:r w:rsidR="00013732" w:rsidRPr="003B3938">
        <w:rPr>
          <w:rFonts w:cs="Arial"/>
        </w:rPr>
        <w:t>Do n</w:t>
      </w:r>
      <w:r w:rsidRPr="003B3938">
        <w:rPr>
          <w:rFonts w:cs="Arial"/>
        </w:rPr>
        <w:t xml:space="preserve">ot participate in </w:t>
      </w:r>
      <w:r w:rsidRPr="003B3938">
        <w:rPr>
          <w:rFonts w:cs="Arial"/>
          <w:b/>
        </w:rPr>
        <w:t>heavy</w:t>
      </w:r>
      <w:r w:rsidRPr="003B3938">
        <w:rPr>
          <w:rFonts w:cs="Arial"/>
        </w:rPr>
        <w:t xml:space="preserve"> exercise in the </w:t>
      </w:r>
      <w:r w:rsidRPr="003B3938">
        <w:rPr>
          <w:rFonts w:cs="Arial"/>
          <w:b/>
        </w:rPr>
        <w:t>72 h</w:t>
      </w:r>
      <w:r w:rsidRPr="003B3938">
        <w:rPr>
          <w:rFonts w:cs="Arial"/>
        </w:rPr>
        <w:t xml:space="preserve"> prior to the test;</w:t>
      </w:r>
    </w:p>
    <w:p w14:paraId="05DA699D" w14:textId="71209247" w:rsidR="00EB71A3" w:rsidRPr="003B3938" w:rsidRDefault="00EB71A3" w:rsidP="00EB71A3">
      <w:pPr>
        <w:spacing w:after="0" w:line="276" w:lineRule="auto"/>
        <w:jc w:val="both"/>
        <w:rPr>
          <w:rFonts w:cs="Arial"/>
        </w:rPr>
      </w:pPr>
      <w:r w:rsidRPr="003B3938">
        <w:rPr>
          <w:rFonts w:cs="Arial"/>
        </w:rPr>
        <w:t xml:space="preserve">- Drink </w:t>
      </w:r>
      <w:r w:rsidRPr="003B3938">
        <w:rPr>
          <w:rFonts w:cs="Arial"/>
          <w:b/>
        </w:rPr>
        <w:t>only water</w:t>
      </w:r>
      <w:r w:rsidRPr="003B3938">
        <w:rPr>
          <w:rFonts w:cs="Arial"/>
        </w:rPr>
        <w:t xml:space="preserve"> and not to eat anything</w:t>
      </w:r>
      <w:r w:rsidR="00F42539">
        <w:rPr>
          <w:rFonts w:cs="Arial"/>
        </w:rPr>
        <w:t xml:space="preserve"> in the</w:t>
      </w:r>
      <w:r w:rsidRPr="003B3938">
        <w:rPr>
          <w:rFonts w:cs="Arial"/>
        </w:rPr>
        <w:t xml:space="preserve"> </w:t>
      </w:r>
      <w:r w:rsidRPr="003B3938">
        <w:rPr>
          <w:rFonts w:cs="Arial"/>
          <w:b/>
        </w:rPr>
        <w:t>2 h</w:t>
      </w:r>
      <w:r w:rsidRPr="003B3938">
        <w:rPr>
          <w:rFonts w:cs="Arial"/>
        </w:rPr>
        <w:t xml:space="preserve"> before each test;</w:t>
      </w:r>
    </w:p>
    <w:p w14:paraId="271256F9" w14:textId="0086B5E7" w:rsidR="00EB71A3" w:rsidRPr="003B3938" w:rsidRDefault="00EB71A3" w:rsidP="00EB71A3">
      <w:pPr>
        <w:spacing w:after="0" w:line="276" w:lineRule="auto"/>
        <w:jc w:val="both"/>
        <w:rPr>
          <w:rFonts w:cs="Arial"/>
        </w:rPr>
      </w:pPr>
      <w:r w:rsidRPr="003B3938">
        <w:rPr>
          <w:rFonts w:cs="Arial"/>
        </w:rPr>
        <w:t>- Be free from illness/infection during the 2 weeks prior to testing;</w:t>
      </w:r>
    </w:p>
    <w:p w14:paraId="059F4502" w14:textId="77777777" w:rsidR="00EB71A3" w:rsidRPr="003B3938" w:rsidRDefault="00EB71A3" w:rsidP="00EB71A3">
      <w:pPr>
        <w:spacing w:after="0" w:line="276" w:lineRule="auto"/>
        <w:jc w:val="both"/>
        <w:rPr>
          <w:rFonts w:cs="Arial"/>
        </w:rPr>
      </w:pPr>
      <w:r w:rsidRPr="003B3938">
        <w:rPr>
          <w:rFonts w:cs="Arial"/>
        </w:rPr>
        <w:t>- Eat as you would do coming up to an important race.</w:t>
      </w:r>
    </w:p>
    <w:p w14:paraId="67FE2574" w14:textId="77777777" w:rsidR="00B90BB0" w:rsidRPr="003B3938" w:rsidRDefault="00B90BB0" w:rsidP="00B90BB0">
      <w:pPr>
        <w:spacing w:after="0" w:line="276" w:lineRule="auto"/>
        <w:jc w:val="both"/>
        <w:rPr>
          <w:rFonts w:cs="Arial"/>
        </w:rPr>
      </w:pPr>
    </w:p>
    <w:p w14:paraId="1BEFBD8B" w14:textId="3899DF3B" w:rsidR="00B90BB0" w:rsidRPr="00DC018F" w:rsidRDefault="00B90BB0" w:rsidP="00B90BB0">
      <w:pPr>
        <w:spacing w:after="0" w:line="276" w:lineRule="auto"/>
        <w:jc w:val="both"/>
        <w:rPr>
          <w:rFonts w:cs="Arial"/>
          <w:sz w:val="24"/>
          <w:u w:val="single"/>
        </w:rPr>
      </w:pPr>
      <w:r w:rsidRPr="00DC018F">
        <w:rPr>
          <w:rFonts w:cs="Arial"/>
          <w:sz w:val="24"/>
          <w:u w:val="single"/>
        </w:rPr>
        <w:t>Perceptual measures</w:t>
      </w:r>
    </w:p>
    <w:p w14:paraId="337DD044" w14:textId="5636AB06" w:rsidR="00D07987" w:rsidRPr="003B3938" w:rsidRDefault="00AE3C0B" w:rsidP="00D07987">
      <w:pPr>
        <w:spacing w:after="0" w:line="276" w:lineRule="auto"/>
        <w:jc w:val="both"/>
        <w:rPr>
          <w:rFonts w:cs="Arial"/>
        </w:rPr>
      </w:pPr>
      <w:r w:rsidRPr="003B3938">
        <w:rPr>
          <w:rFonts w:cs="Arial"/>
        </w:rPr>
        <w:t xml:space="preserve">For each training session and race file, we ask you to provide a session rating of perceived exertion score (session RPE), and a global rating of fatigue score. </w:t>
      </w:r>
    </w:p>
    <w:p w14:paraId="6BB1F5EA" w14:textId="77777777" w:rsidR="00AE3C0B" w:rsidRPr="003B3938" w:rsidRDefault="00AE3C0B" w:rsidP="00D07987">
      <w:pPr>
        <w:spacing w:after="0" w:line="276" w:lineRule="auto"/>
        <w:jc w:val="both"/>
        <w:rPr>
          <w:rFonts w:cs="Arial"/>
        </w:rPr>
      </w:pPr>
    </w:p>
    <w:p w14:paraId="7B6F71B9" w14:textId="43EC47F7" w:rsidR="00285429" w:rsidRPr="00DC018F" w:rsidRDefault="003B3938" w:rsidP="00D07987">
      <w:pPr>
        <w:spacing w:after="0" w:line="276" w:lineRule="auto"/>
        <w:jc w:val="both"/>
        <w:rPr>
          <w:rFonts w:cs="Arial"/>
          <w:i/>
        </w:rPr>
      </w:pPr>
      <w:r w:rsidRPr="00DC018F">
        <w:rPr>
          <w:rFonts w:cs="Arial"/>
          <w:i/>
        </w:rPr>
        <w:t>Session RPE</w:t>
      </w:r>
      <w:r w:rsidR="00DC018F">
        <w:rPr>
          <w:rFonts w:cs="Arial"/>
          <w:i/>
        </w:rPr>
        <w:t>:</w:t>
      </w:r>
    </w:p>
    <w:p w14:paraId="1AC75C97" w14:textId="08D61A31" w:rsidR="00815273" w:rsidRPr="003B3938" w:rsidRDefault="007C214F" w:rsidP="00815273">
      <w:pPr>
        <w:spacing w:after="0" w:line="276" w:lineRule="auto"/>
        <w:jc w:val="both"/>
        <w:rPr>
          <w:rFonts w:cs="Arial"/>
        </w:rPr>
      </w:pPr>
      <w:r w:rsidRPr="003B3938">
        <w:rPr>
          <w:rFonts w:cs="Arial"/>
        </w:rPr>
        <w:t xml:space="preserve">This is quite simply your response to the question “How hard was your session?” The goal of the session RPE is to obtain a global rating of the training session, which incorporates all aspects of the session. Because the session RPE is a measure of the entire session, you need to provide the rating within 30 minutes of finishing training. The perception of effort scale is provided below. </w:t>
      </w:r>
      <w:r w:rsidR="00815273" w:rsidRPr="003B3938">
        <w:rPr>
          <w:rFonts w:cs="Arial"/>
        </w:rPr>
        <w:t>Try to appraise your feelings of exertion as honestly as possible, without thinking about what the actual physical load is (heart rate, speed, power output, etc..). Don’t underestimate your perception of exertion, but don’t overestimate it either. It is your own feeling of effort that’s important, not how it compares to other people’s. What other people think is not important either. Look carefully at scale and expressions, and then give a number.</w:t>
      </w:r>
    </w:p>
    <w:p w14:paraId="02230496" w14:textId="41A8B3C1" w:rsidR="006B6F0B" w:rsidRPr="003B3938" w:rsidRDefault="009D0951" w:rsidP="00D07987">
      <w:pPr>
        <w:spacing w:after="0" w:line="276" w:lineRule="auto"/>
        <w:jc w:val="both"/>
        <w:rPr>
          <w:rFonts w:cs="Arial"/>
        </w:rPr>
      </w:pPr>
      <w:r w:rsidRPr="003B3938">
        <w:rPr>
          <w:rFonts w:cs="Arial"/>
          <w:noProof/>
          <w:lang w:val="en-US" w:eastAsia="en-US"/>
        </w:rPr>
        <w:drawing>
          <wp:anchor distT="0" distB="0" distL="114300" distR="114300" simplePos="0" relativeHeight="251661312" behindDoc="0" locked="0" layoutInCell="1" allowOverlap="1" wp14:anchorId="4BFF074D" wp14:editId="7AB102E5">
            <wp:simplePos x="0" y="0"/>
            <wp:positionH relativeFrom="column">
              <wp:posOffset>1756410</wp:posOffset>
            </wp:positionH>
            <wp:positionV relativeFrom="paragraph">
              <wp:posOffset>105410</wp:posOffset>
            </wp:positionV>
            <wp:extent cx="3190240" cy="5026025"/>
            <wp:effectExtent l="0" t="0" r="10160" b="3175"/>
            <wp:wrapTight wrapText="bothSides">
              <wp:wrapPolygon edited="0">
                <wp:start x="0" y="0"/>
                <wp:lineTo x="0" y="21504"/>
                <wp:lineTo x="21497" y="21504"/>
                <wp:lineTo x="21497" y="0"/>
                <wp:lineTo x="0" y="0"/>
              </wp:wrapPolygon>
            </wp:wrapTight>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190240" cy="5026025"/>
                    </a:xfrm>
                    <a:prstGeom prst="rect">
                      <a:avLst/>
                    </a:prstGeom>
                  </pic:spPr>
                </pic:pic>
              </a:graphicData>
            </a:graphic>
            <wp14:sizeRelH relativeFrom="margin">
              <wp14:pctWidth>0</wp14:pctWidth>
            </wp14:sizeRelH>
            <wp14:sizeRelV relativeFrom="margin">
              <wp14:pctHeight>0</wp14:pctHeight>
            </wp14:sizeRelV>
          </wp:anchor>
        </w:drawing>
      </w:r>
    </w:p>
    <w:p w14:paraId="61FD6617" w14:textId="5E6AC8DD" w:rsidR="005A02E3" w:rsidRPr="003B3938" w:rsidRDefault="005A02E3" w:rsidP="00D07987">
      <w:pPr>
        <w:spacing w:after="0" w:line="276" w:lineRule="auto"/>
        <w:jc w:val="both"/>
        <w:rPr>
          <w:rFonts w:cs="Arial"/>
        </w:rPr>
      </w:pPr>
    </w:p>
    <w:p w14:paraId="253C9769" w14:textId="1CCDE79D" w:rsidR="00285429" w:rsidRPr="003B3938" w:rsidRDefault="00285429" w:rsidP="0012014F">
      <w:pPr>
        <w:spacing w:after="0" w:line="276" w:lineRule="auto"/>
        <w:jc w:val="center"/>
        <w:rPr>
          <w:rFonts w:cs="Arial"/>
        </w:rPr>
      </w:pPr>
    </w:p>
    <w:p w14:paraId="7C685D4A" w14:textId="77777777" w:rsidR="00DC018F" w:rsidRDefault="00DC018F">
      <w:pPr>
        <w:rPr>
          <w:rFonts w:cs="Arial"/>
        </w:rPr>
      </w:pPr>
    </w:p>
    <w:p w14:paraId="4ACFECC0" w14:textId="77777777" w:rsidR="00DC018F" w:rsidRDefault="00DC018F">
      <w:pPr>
        <w:rPr>
          <w:rFonts w:cs="Arial"/>
        </w:rPr>
      </w:pPr>
    </w:p>
    <w:p w14:paraId="25BA5359" w14:textId="77777777" w:rsidR="00DC018F" w:rsidRDefault="00DC018F">
      <w:pPr>
        <w:rPr>
          <w:rFonts w:cs="Arial"/>
        </w:rPr>
      </w:pPr>
    </w:p>
    <w:p w14:paraId="781C4FC0" w14:textId="77777777" w:rsidR="00DC018F" w:rsidRDefault="00DC018F">
      <w:pPr>
        <w:rPr>
          <w:rFonts w:cs="Arial"/>
        </w:rPr>
      </w:pPr>
    </w:p>
    <w:p w14:paraId="712C7175" w14:textId="77777777" w:rsidR="00DC018F" w:rsidRDefault="00DC018F">
      <w:pPr>
        <w:rPr>
          <w:rFonts w:cs="Arial"/>
        </w:rPr>
      </w:pPr>
    </w:p>
    <w:p w14:paraId="51098752" w14:textId="77777777" w:rsidR="00DC018F" w:rsidRDefault="00DC018F">
      <w:pPr>
        <w:rPr>
          <w:rFonts w:cs="Arial"/>
        </w:rPr>
      </w:pPr>
    </w:p>
    <w:p w14:paraId="75992B54" w14:textId="77777777" w:rsidR="00DC018F" w:rsidRDefault="00DC018F">
      <w:pPr>
        <w:rPr>
          <w:rFonts w:cs="Arial"/>
        </w:rPr>
      </w:pPr>
    </w:p>
    <w:p w14:paraId="10202DDB" w14:textId="77777777" w:rsidR="00DC018F" w:rsidRDefault="00DC018F">
      <w:pPr>
        <w:rPr>
          <w:rFonts w:cs="Arial"/>
        </w:rPr>
      </w:pPr>
    </w:p>
    <w:p w14:paraId="3D8BD33F" w14:textId="77777777" w:rsidR="00DC018F" w:rsidRDefault="00DC018F">
      <w:pPr>
        <w:rPr>
          <w:rFonts w:cs="Arial"/>
        </w:rPr>
      </w:pPr>
    </w:p>
    <w:p w14:paraId="3833E391" w14:textId="77777777" w:rsidR="00DC018F" w:rsidRDefault="00DC018F">
      <w:pPr>
        <w:rPr>
          <w:rFonts w:cs="Arial"/>
        </w:rPr>
      </w:pPr>
    </w:p>
    <w:p w14:paraId="39ADF6AF" w14:textId="77777777" w:rsidR="00DC018F" w:rsidRDefault="00DC018F">
      <w:pPr>
        <w:rPr>
          <w:rFonts w:cs="Arial"/>
        </w:rPr>
      </w:pPr>
    </w:p>
    <w:p w14:paraId="61DD7C93" w14:textId="77777777" w:rsidR="00DC018F" w:rsidRDefault="00DC018F">
      <w:pPr>
        <w:rPr>
          <w:rFonts w:cs="Arial"/>
        </w:rPr>
      </w:pPr>
    </w:p>
    <w:p w14:paraId="09010DEA" w14:textId="77777777" w:rsidR="00DC018F" w:rsidRDefault="00DC018F">
      <w:pPr>
        <w:rPr>
          <w:rFonts w:cs="Arial"/>
        </w:rPr>
      </w:pPr>
    </w:p>
    <w:p w14:paraId="087F7CD0" w14:textId="77777777" w:rsidR="00DC018F" w:rsidRDefault="00DC018F">
      <w:pPr>
        <w:rPr>
          <w:rFonts w:cs="Arial"/>
        </w:rPr>
      </w:pPr>
    </w:p>
    <w:p w14:paraId="1DE3F0E3" w14:textId="77777777" w:rsidR="00DC018F" w:rsidRDefault="00DC018F">
      <w:pPr>
        <w:rPr>
          <w:rFonts w:cs="Arial"/>
        </w:rPr>
      </w:pPr>
    </w:p>
    <w:p w14:paraId="4C9CE637" w14:textId="77777777" w:rsidR="00DC018F" w:rsidRDefault="00DC018F">
      <w:pPr>
        <w:rPr>
          <w:rFonts w:cs="Arial"/>
        </w:rPr>
      </w:pPr>
    </w:p>
    <w:p w14:paraId="3A38BD33" w14:textId="77777777" w:rsidR="00DC018F" w:rsidRDefault="00DC018F">
      <w:pPr>
        <w:rPr>
          <w:rFonts w:cs="Arial"/>
        </w:rPr>
      </w:pPr>
    </w:p>
    <w:p w14:paraId="4BE12D46" w14:textId="5A91A845" w:rsidR="00725681" w:rsidRPr="00DC018F" w:rsidRDefault="00136A80" w:rsidP="00D07987">
      <w:pPr>
        <w:spacing w:after="0" w:line="276" w:lineRule="auto"/>
        <w:jc w:val="both"/>
        <w:rPr>
          <w:rFonts w:cs="Arial"/>
          <w:i/>
        </w:rPr>
      </w:pPr>
      <w:r w:rsidRPr="00DC018F">
        <w:rPr>
          <w:rFonts w:cs="Arial"/>
          <w:i/>
        </w:rPr>
        <w:t>Performance Test Rating of Perceived Exertion</w:t>
      </w:r>
      <w:r w:rsidR="00DC018F" w:rsidRPr="00DC018F">
        <w:rPr>
          <w:rFonts w:cs="Arial"/>
          <w:i/>
        </w:rPr>
        <w:t>:</w:t>
      </w:r>
    </w:p>
    <w:p w14:paraId="01779795" w14:textId="53B6DABF" w:rsidR="00621C73" w:rsidRPr="003B3938" w:rsidRDefault="00136A80" w:rsidP="00621C73">
      <w:pPr>
        <w:spacing w:after="0" w:line="276" w:lineRule="auto"/>
        <w:jc w:val="both"/>
        <w:rPr>
          <w:rFonts w:cs="Arial"/>
        </w:rPr>
      </w:pPr>
      <w:r w:rsidRPr="003B3938">
        <w:rPr>
          <w:rFonts w:cs="Arial"/>
        </w:rPr>
        <w:t xml:space="preserve">As outlined above, we require you to rate your perceived exertion during the warm-up at both 100W and 150W prior to the self-administered performance test. </w:t>
      </w:r>
      <w:r w:rsidR="00621C73" w:rsidRPr="003B3938">
        <w:rPr>
          <w:rFonts w:cs="Arial"/>
        </w:rPr>
        <w:t xml:space="preserve">While exercising we want you to rate your perception of effort, i.e. how hard, heavy and strenuous exercise feels to you. The perception of exertion depends on how hard you are driving your legs or arms, how heavy is your breathing, and the overall sensation of how strenuous exercise is. It does NOT depend on muscle pain, i.e. the aching and burning sensation in your leg or arm muscles. </w:t>
      </w:r>
      <w:r w:rsidRPr="003B3938">
        <w:rPr>
          <w:rFonts w:cs="Arial"/>
        </w:rPr>
        <w:t xml:space="preserve">The rating of perceived exertion you provide should be based upon the 1-10 rating of perceived exertion scale above. </w:t>
      </w:r>
      <w:r w:rsidR="00196C3B" w:rsidRPr="003B3938">
        <w:rPr>
          <w:rFonts w:cs="Arial"/>
        </w:rPr>
        <w:lastRenderedPageBreak/>
        <w:t xml:space="preserve">However, please use the scale to rate how much effort you feel the bout of exercise at 100W and 150W felt to you </w:t>
      </w:r>
      <w:r w:rsidR="00196C3B" w:rsidRPr="003B3938">
        <w:rPr>
          <w:rFonts w:cs="Arial"/>
          <w:i/>
        </w:rPr>
        <w:t>while</w:t>
      </w:r>
      <w:r w:rsidR="00196C3B" w:rsidRPr="003B3938">
        <w:rPr>
          <w:rFonts w:cs="Arial"/>
        </w:rPr>
        <w:t xml:space="preserve"> cycling. </w:t>
      </w:r>
    </w:p>
    <w:p w14:paraId="01F52987" w14:textId="7579AF15" w:rsidR="00136A80" w:rsidRPr="003B3938" w:rsidRDefault="00136A80" w:rsidP="00D07987">
      <w:pPr>
        <w:spacing w:after="0" w:line="276" w:lineRule="auto"/>
        <w:jc w:val="both"/>
        <w:rPr>
          <w:rFonts w:cs="Arial"/>
        </w:rPr>
      </w:pPr>
    </w:p>
    <w:p w14:paraId="756CFDAC" w14:textId="77777777" w:rsidR="00136A80" w:rsidRDefault="00136A80">
      <w:pPr>
        <w:rPr>
          <w:rFonts w:cs="Arial"/>
        </w:rPr>
      </w:pPr>
    </w:p>
    <w:p w14:paraId="312F610E" w14:textId="77777777" w:rsidR="00DC018F" w:rsidRDefault="00DC018F">
      <w:pPr>
        <w:rPr>
          <w:rFonts w:cs="Arial"/>
        </w:rPr>
      </w:pPr>
    </w:p>
    <w:p w14:paraId="01AB2211" w14:textId="77777777" w:rsidR="00DC018F" w:rsidRDefault="00DC018F">
      <w:pPr>
        <w:rPr>
          <w:rFonts w:cs="Arial"/>
        </w:rPr>
      </w:pPr>
    </w:p>
    <w:p w14:paraId="1D46A0B2" w14:textId="77777777" w:rsidR="00DC018F" w:rsidRDefault="00DC018F">
      <w:pPr>
        <w:rPr>
          <w:rFonts w:cs="Arial"/>
        </w:rPr>
      </w:pPr>
    </w:p>
    <w:p w14:paraId="0998ADB3" w14:textId="77777777" w:rsidR="00F42539" w:rsidRPr="003B3938" w:rsidRDefault="00F42539">
      <w:pPr>
        <w:rPr>
          <w:rFonts w:cs="Arial"/>
        </w:rPr>
      </w:pPr>
    </w:p>
    <w:p w14:paraId="044F125B" w14:textId="398FA130" w:rsidR="006B6F0B" w:rsidRPr="00DC018F" w:rsidRDefault="006B6F0B">
      <w:pPr>
        <w:rPr>
          <w:rFonts w:cs="Arial"/>
          <w:i/>
        </w:rPr>
      </w:pPr>
      <w:r w:rsidRPr="00DC018F">
        <w:rPr>
          <w:rFonts w:cs="Arial"/>
          <w:i/>
        </w:rPr>
        <w:t>Rating of Fatigue Scale</w:t>
      </w:r>
      <w:r w:rsidR="00DC018F">
        <w:rPr>
          <w:rFonts w:cs="Arial"/>
          <w:i/>
        </w:rPr>
        <w:t>:</w:t>
      </w:r>
    </w:p>
    <w:p w14:paraId="2E67A75A" w14:textId="5C522905" w:rsidR="006B6F0B" w:rsidRPr="003B3938" w:rsidRDefault="006B6F0B" w:rsidP="006B6F0B">
      <w:pPr>
        <w:rPr>
          <w:rFonts w:cs="Arial"/>
          <w:lang w:val="en-US"/>
        </w:rPr>
      </w:pPr>
      <w:r w:rsidRPr="003B3938">
        <w:rPr>
          <w:rFonts w:cs="Arial"/>
          <w:lang w:val="en-US"/>
        </w:rPr>
        <w:t xml:space="preserve">The rating-of-fatigue (ROF) scale (see below) will allow you to rate how fatigued you feel. The scale might be presented to you by another person or, in some circumstances, you might be asked to self-administer the scale. Whatever method is used, it is important that you first read the following guidelines: </w:t>
      </w:r>
    </w:p>
    <w:p w14:paraId="598BF791" w14:textId="77777777" w:rsidR="006B6F0B" w:rsidRPr="003B3938" w:rsidRDefault="006B6F0B" w:rsidP="006B6F0B">
      <w:pPr>
        <w:numPr>
          <w:ilvl w:val="0"/>
          <w:numId w:val="22"/>
        </w:numPr>
        <w:rPr>
          <w:rFonts w:cs="Arial"/>
          <w:lang w:val="en-US"/>
        </w:rPr>
      </w:pPr>
      <w:r w:rsidRPr="003B3938">
        <w:rPr>
          <w:rFonts w:cs="Arial"/>
          <w:lang w:val="en-US"/>
        </w:rPr>
        <w:t xml:space="preserve">Please familiarize yourself with the scale by looking closely at the ROF scale now. You will notice that the ROF scale consists of 11 numerical points that range from 0 to 10. There are also five descriptors and five diagrams that are intended to help you understand the scale and make you rating. </w:t>
      </w:r>
      <w:r w:rsidRPr="003B3938">
        <w:rPr>
          <w:rFonts w:ascii="MS Mincho" w:eastAsia="MS Mincho" w:hAnsi="MS Mincho" w:cs="MS Mincho"/>
          <w:lang w:val="en-US"/>
        </w:rPr>
        <w:t> </w:t>
      </w:r>
    </w:p>
    <w:p w14:paraId="0E9FF644" w14:textId="1DA8B91D" w:rsidR="006B6F0B" w:rsidRPr="003B3938" w:rsidRDefault="006B6F0B" w:rsidP="006B6F0B">
      <w:pPr>
        <w:numPr>
          <w:ilvl w:val="0"/>
          <w:numId w:val="22"/>
        </w:numPr>
        <w:rPr>
          <w:rFonts w:eastAsia="MS Mincho" w:cs="Arial"/>
          <w:lang w:val="en-US"/>
        </w:rPr>
      </w:pPr>
      <w:r w:rsidRPr="003B3938">
        <w:rPr>
          <w:rFonts w:cs="Arial"/>
          <w:lang w:val="en-US"/>
        </w:rPr>
        <w:t xml:space="preserve">When you are presented with the ROF scale please carefully inspect the scale before giving a numerical </w:t>
      </w:r>
      <w:r w:rsidRPr="003B3938">
        <w:rPr>
          <w:rFonts w:ascii="MS Mincho" w:eastAsia="MS Mincho" w:hAnsi="MS Mincho" w:cs="MS Mincho"/>
          <w:lang w:val="en-US"/>
        </w:rPr>
        <w:t> </w:t>
      </w:r>
      <w:r w:rsidRPr="003B3938">
        <w:rPr>
          <w:rFonts w:cs="Arial"/>
          <w:lang w:val="en-US"/>
        </w:rPr>
        <w:t xml:space="preserve"> </w:t>
      </w:r>
      <w:r w:rsidRPr="003B3938">
        <w:rPr>
          <w:rFonts w:eastAsia="MS Mincho" w:cs="Arial"/>
          <w:lang w:val="en-US"/>
        </w:rPr>
        <w:t xml:space="preserve">response from 0 to 10. Always try to respond as honestly as possible giving a rating that best reflects how fatigued you feel at the time. </w:t>
      </w:r>
    </w:p>
    <w:p w14:paraId="29B75510" w14:textId="33EE2873" w:rsidR="006B6F0B" w:rsidRPr="003B3938" w:rsidRDefault="006B6F0B" w:rsidP="006B6F0B">
      <w:pPr>
        <w:numPr>
          <w:ilvl w:val="0"/>
          <w:numId w:val="22"/>
        </w:numPr>
        <w:rPr>
          <w:rFonts w:eastAsia="MS Mincho" w:cs="Arial"/>
          <w:lang w:val="en-US"/>
        </w:rPr>
      </w:pPr>
      <w:r w:rsidRPr="003B3938">
        <w:rPr>
          <w:rFonts w:eastAsia="MS Mincho" w:cs="Arial"/>
          <w:lang w:val="en-US"/>
        </w:rPr>
        <w:t xml:space="preserve">Try not to hesitate too much and make sure you only give ONE number as a response. For example, avoid responding by giving two numbers such as ‘three or four’. </w:t>
      </w:r>
      <w:r w:rsidRPr="003B3938">
        <w:rPr>
          <w:rFonts w:ascii="MS Mincho" w:eastAsia="MS Mincho" w:hAnsi="MS Mincho" w:cs="MS Mincho"/>
          <w:lang w:val="en-US"/>
        </w:rPr>
        <w:t> </w:t>
      </w:r>
    </w:p>
    <w:p w14:paraId="79470FCA" w14:textId="77777777" w:rsidR="006B6F0B" w:rsidRPr="003B3938" w:rsidRDefault="006B6F0B" w:rsidP="006B6F0B">
      <w:pPr>
        <w:numPr>
          <w:ilvl w:val="0"/>
          <w:numId w:val="22"/>
        </w:numPr>
        <w:rPr>
          <w:rFonts w:eastAsia="MS Mincho" w:cs="Arial"/>
          <w:lang w:val="en-US"/>
        </w:rPr>
      </w:pPr>
      <w:r w:rsidRPr="003B3938">
        <w:rPr>
          <w:rFonts w:eastAsia="MS Mincho" w:cs="Arial"/>
          <w:lang w:val="en-US"/>
        </w:rPr>
        <w:t xml:space="preserve">Now please read the following examples of what some of the ROF ratings mean: </w:t>
      </w:r>
      <w:r w:rsidRPr="003B3938">
        <w:rPr>
          <w:rFonts w:ascii="MS Mincho" w:eastAsia="MS Mincho" w:hAnsi="MS Mincho" w:cs="MS Mincho"/>
          <w:lang w:val="en-US"/>
        </w:rPr>
        <w:t> </w:t>
      </w:r>
      <w:r w:rsidRPr="003B3938">
        <w:rPr>
          <w:rFonts w:eastAsia="MS Mincho" w:cs="Arial"/>
          <w:lang w:val="en-US"/>
        </w:rPr>
        <w:t xml:space="preserve">A response of 0 would indicate that you do not feel at all </w:t>
      </w:r>
      <w:r w:rsidRPr="003B3938">
        <w:rPr>
          <w:rFonts w:ascii="MS Mincho" w:eastAsia="MS Mincho" w:hAnsi="MS Mincho" w:cs="MS Mincho"/>
          <w:lang w:val="en-US"/>
        </w:rPr>
        <w:t> </w:t>
      </w:r>
    </w:p>
    <w:p w14:paraId="3635B570" w14:textId="77777777" w:rsidR="006B6F0B" w:rsidRPr="003B3938" w:rsidRDefault="006B6F0B" w:rsidP="006B6F0B">
      <w:pPr>
        <w:numPr>
          <w:ilvl w:val="0"/>
          <w:numId w:val="22"/>
        </w:numPr>
        <w:rPr>
          <w:rFonts w:eastAsia="MS Mincho" w:cs="Arial"/>
          <w:lang w:val="en-US"/>
        </w:rPr>
      </w:pPr>
      <w:r w:rsidRPr="003B3938">
        <w:rPr>
          <w:rFonts w:eastAsia="MS Mincho" w:cs="Arial"/>
          <w:lang w:val="en-US"/>
        </w:rPr>
        <w:t xml:space="preserve">fatigued. An example of this might be soon after you wake up in the morning after having a good night’s sleep. Now try to think of a similar occasion in your past where you have experienced the lowest feelings of fatigue and use this as you reference. </w:t>
      </w:r>
    </w:p>
    <w:p w14:paraId="457E69AC" w14:textId="77777777" w:rsidR="006B6F0B" w:rsidRPr="003B3938" w:rsidRDefault="006B6F0B" w:rsidP="006B6F0B">
      <w:pPr>
        <w:numPr>
          <w:ilvl w:val="0"/>
          <w:numId w:val="22"/>
        </w:numPr>
        <w:rPr>
          <w:rFonts w:eastAsia="MS Mincho" w:cs="Arial"/>
          <w:lang w:val="en-US"/>
        </w:rPr>
      </w:pPr>
      <w:r w:rsidRPr="003B3938">
        <w:rPr>
          <w:rFonts w:eastAsia="MS Mincho" w:cs="Arial"/>
          <w:lang w:val="en-US"/>
        </w:rPr>
        <w:t xml:space="preserve">A response of 10 would indicate that you feel totally fatigued and exhausted. An example of this might be not being able to stay awake, perhaps late at night but equally could include situations such as sprinting until you can no longer physically continue. Again try to think of a similar example that you have actually experienced in the past. </w:t>
      </w:r>
    </w:p>
    <w:p w14:paraId="69A567A4" w14:textId="77777777" w:rsidR="006B6F0B" w:rsidRPr="003B3938" w:rsidRDefault="006B6F0B" w:rsidP="00F42539">
      <w:pPr>
        <w:ind w:left="720"/>
        <w:rPr>
          <w:rFonts w:cs="Arial"/>
          <w:lang w:val="en-US"/>
        </w:rPr>
      </w:pPr>
    </w:p>
    <w:p w14:paraId="4329BAA1" w14:textId="687FD9B7" w:rsidR="006B6F0B" w:rsidRPr="003B3938" w:rsidRDefault="006B6F0B">
      <w:pPr>
        <w:rPr>
          <w:rFonts w:cs="Arial"/>
        </w:rPr>
      </w:pPr>
      <w:r w:rsidRPr="003B3938">
        <w:rPr>
          <w:rFonts w:cs="Arial"/>
        </w:rPr>
        <w:br w:type="page"/>
      </w:r>
    </w:p>
    <w:p w14:paraId="440BE5DF" w14:textId="77777777" w:rsidR="00AE3C0B" w:rsidRPr="003B3938" w:rsidRDefault="00AE3C0B" w:rsidP="00D07987">
      <w:pPr>
        <w:spacing w:after="0" w:line="276" w:lineRule="auto"/>
        <w:jc w:val="both"/>
        <w:rPr>
          <w:rFonts w:cs="Arial"/>
        </w:rPr>
      </w:pPr>
    </w:p>
    <w:p w14:paraId="2C6FAA55" w14:textId="3F660C8B" w:rsidR="00DB1E2F" w:rsidRPr="003B3938" w:rsidRDefault="00DB1E2F" w:rsidP="0012014F">
      <w:pPr>
        <w:spacing w:after="0" w:line="276" w:lineRule="auto"/>
        <w:jc w:val="center"/>
        <w:rPr>
          <w:rFonts w:cs="Arial"/>
        </w:rPr>
      </w:pPr>
    </w:p>
    <w:p w14:paraId="5749BECE" w14:textId="5A0F521A" w:rsidR="00AE3C0B" w:rsidRPr="00DC018F" w:rsidRDefault="00F63B2F" w:rsidP="0012014F">
      <w:pPr>
        <w:spacing w:after="0" w:line="276" w:lineRule="auto"/>
        <w:jc w:val="center"/>
        <w:rPr>
          <w:rFonts w:cs="Arial"/>
          <w:sz w:val="36"/>
        </w:rPr>
      </w:pPr>
      <w:r w:rsidRPr="00DC018F">
        <w:rPr>
          <w:rFonts w:cs="Arial"/>
          <w:sz w:val="36"/>
        </w:rPr>
        <w:t xml:space="preserve">Rating of Fatigue Scale </w:t>
      </w:r>
    </w:p>
    <w:p w14:paraId="1E8A3077" w14:textId="474E0AB5" w:rsidR="00F63B2F" w:rsidRPr="003B3938" w:rsidRDefault="00F63B2F" w:rsidP="001D2ED7">
      <w:pPr>
        <w:spacing w:after="0" w:line="276" w:lineRule="auto"/>
        <w:rPr>
          <w:rFonts w:cs="Arial"/>
          <w:i/>
        </w:rPr>
      </w:pPr>
    </w:p>
    <w:p w14:paraId="3672140E" w14:textId="17FD91A1" w:rsidR="00F63B2F" w:rsidRPr="003B3938" w:rsidRDefault="00F63B2F" w:rsidP="001D2ED7">
      <w:pPr>
        <w:spacing w:after="0" w:line="276" w:lineRule="auto"/>
        <w:rPr>
          <w:rFonts w:cs="Arial"/>
          <w:i/>
        </w:rPr>
      </w:pPr>
      <w:r w:rsidRPr="003B3938">
        <w:rPr>
          <w:rFonts w:cs="Arial"/>
          <w:noProof/>
          <w:lang w:val="en-US" w:eastAsia="en-US"/>
        </w:rPr>
        <w:drawing>
          <wp:anchor distT="0" distB="0" distL="114300" distR="114300" simplePos="0" relativeHeight="251660288" behindDoc="0" locked="0" layoutInCell="1" allowOverlap="1" wp14:anchorId="1459C695" wp14:editId="6B38E484">
            <wp:simplePos x="0" y="0"/>
            <wp:positionH relativeFrom="column">
              <wp:posOffset>918210</wp:posOffset>
            </wp:positionH>
            <wp:positionV relativeFrom="paragraph">
              <wp:posOffset>95885</wp:posOffset>
            </wp:positionV>
            <wp:extent cx="4038600" cy="6985000"/>
            <wp:effectExtent l="0" t="0" r="0" b="0"/>
            <wp:wrapTight wrapText="bothSides">
              <wp:wrapPolygon edited="0">
                <wp:start x="0" y="0"/>
                <wp:lineTo x="0" y="21521"/>
                <wp:lineTo x="21464" y="21521"/>
                <wp:lineTo x="2146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038600" cy="6985000"/>
                    </a:xfrm>
                    <a:prstGeom prst="rect">
                      <a:avLst/>
                    </a:prstGeom>
                  </pic:spPr>
                </pic:pic>
              </a:graphicData>
            </a:graphic>
            <wp14:sizeRelH relativeFrom="page">
              <wp14:pctWidth>0</wp14:pctWidth>
            </wp14:sizeRelH>
            <wp14:sizeRelV relativeFrom="page">
              <wp14:pctHeight>0</wp14:pctHeight>
            </wp14:sizeRelV>
          </wp:anchor>
        </w:drawing>
      </w:r>
    </w:p>
    <w:p w14:paraId="51783A39" w14:textId="77777777" w:rsidR="00F63B2F" w:rsidRPr="003B3938" w:rsidRDefault="00F63B2F" w:rsidP="001D2ED7">
      <w:pPr>
        <w:spacing w:after="0" w:line="276" w:lineRule="auto"/>
        <w:rPr>
          <w:rFonts w:cs="Arial"/>
          <w:i/>
        </w:rPr>
      </w:pPr>
    </w:p>
    <w:p w14:paraId="0C5E6E15" w14:textId="77777777" w:rsidR="00F63B2F" w:rsidRPr="003B3938" w:rsidRDefault="00F63B2F" w:rsidP="001D2ED7">
      <w:pPr>
        <w:spacing w:after="0" w:line="276" w:lineRule="auto"/>
        <w:rPr>
          <w:rFonts w:cs="Arial"/>
          <w:i/>
        </w:rPr>
      </w:pPr>
    </w:p>
    <w:p w14:paraId="1DB1D926" w14:textId="77777777" w:rsidR="00F63B2F" w:rsidRPr="003B3938" w:rsidRDefault="00F63B2F" w:rsidP="001D2ED7">
      <w:pPr>
        <w:spacing w:after="0" w:line="276" w:lineRule="auto"/>
        <w:rPr>
          <w:rFonts w:cs="Arial"/>
          <w:i/>
        </w:rPr>
      </w:pPr>
    </w:p>
    <w:p w14:paraId="4AE43F27" w14:textId="77777777" w:rsidR="00F63B2F" w:rsidRPr="003B3938" w:rsidRDefault="00F63B2F" w:rsidP="001D2ED7">
      <w:pPr>
        <w:spacing w:after="0" w:line="276" w:lineRule="auto"/>
        <w:rPr>
          <w:rFonts w:cs="Arial"/>
          <w:i/>
        </w:rPr>
      </w:pPr>
    </w:p>
    <w:p w14:paraId="3157856C" w14:textId="77777777" w:rsidR="00F63B2F" w:rsidRPr="003B3938" w:rsidRDefault="00F63B2F" w:rsidP="001D2ED7">
      <w:pPr>
        <w:spacing w:after="0" w:line="276" w:lineRule="auto"/>
        <w:rPr>
          <w:rFonts w:cs="Arial"/>
          <w:i/>
        </w:rPr>
      </w:pPr>
    </w:p>
    <w:p w14:paraId="05A65A4D" w14:textId="77777777" w:rsidR="00F63B2F" w:rsidRPr="003B3938" w:rsidRDefault="00F63B2F" w:rsidP="001D2ED7">
      <w:pPr>
        <w:spacing w:after="0" w:line="276" w:lineRule="auto"/>
        <w:rPr>
          <w:rFonts w:cs="Arial"/>
          <w:i/>
        </w:rPr>
      </w:pPr>
    </w:p>
    <w:p w14:paraId="59E2FC2F" w14:textId="77777777" w:rsidR="00F63B2F" w:rsidRPr="003B3938" w:rsidRDefault="00F63B2F" w:rsidP="001D2ED7">
      <w:pPr>
        <w:spacing w:after="0" w:line="276" w:lineRule="auto"/>
        <w:rPr>
          <w:rFonts w:cs="Arial"/>
          <w:i/>
        </w:rPr>
      </w:pPr>
    </w:p>
    <w:p w14:paraId="73F18A76" w14:textId="77777777" w:rsidR="00F63B2F" w:rsidRPr="003B3938" w:rsidRDefault="00F63B2F" w:rsidP="001D2ED7">
      <w:pPr>
        <w:spacing w:after="0" w:line="276" w:lineRule="auto"/>
        <w:rPr>
          <w:rFonts w:cs="Arial"/>
          <w:i/>
        </w:rPr>
      </w:pPr>
    </w:p>
    <w:p w14:paraId="587271F8" w14:textId="77777777" w:rsidR="00F63B2F" w:rsidRPr="003B3938" w:rsidRDefault="00F63B2F" w:rsidP="001D2ED7">
      <w:pPr>
        <w:spacing w:after="0" w:line="276" w:lineRule="auto"/>
        <w:rPr>
          <w:rFonts w:cs="Arial"/>
          <w:i/>
        </w:rPr>
      </w:pPr>
    </w:p>
    <w:p w14:paraId="6675218A" w14:textId="77777777" w:rsidR="00F63B2F" w:rsidRPr="003B3938" w:rsidRDefault="00F63B2F" w:rsidP="001D2ED7">
      <w:pPr>
        <w:spacing w:after="0" w:line="276" w:lineRule="auto"/>
        <w:rPr>
          <w:rFonts w:cs="Arial"/>
          <w:i/>
        </w:rPr>
      </w:pPr>
    </w:p>
    <w:p w14:paraId="36949622" w14:textId="77777777" w:rsidR="00F63B2F" w:rsidRPr="003B3938" w:rsidRDefault="00F63B2F" w:rsidP="001D2ED7">
      <w:pPr>
        <w:spacing w:after="0" w:line="276" w:lineRule="auto"/>
        <w:rPr>
          <w:rFonts w:cs="Arial"/>
          <w:i/>
        </w:rPr>
      </w:pPr>
    </w:p>
    <w:p w14:paraId="7D505883" w14:textId="77777777" w:rsidR="00F63B2F" w:rsidRPr="003B3938" w:rsidRDefault="00F63B2F" w:rsidP="001D2ED7">
      <w:pPr>
        <w:spacing w:after="0" w:line="276" w:lineRule="auto"/>
        <w:rPr>
          <w:rFonts w:cs="Arial"/>
          <w:i/>
        </w:rPr>
      </w:pPr>
    </w:p>
    <w:p w14:paraId="0E608258" w14:textId="77777777" w:rsidR="00F63B2F" w:rsidRPr="003B3938" w:rsidRDefault="00F63B2F" w:rsidP="001D2ED7">
      <w:pPr>
        <w:spacing w:after="0" w:line="276" w:lineRule="auto"/>
        <w:rPr>
          <w:rFonts w:cs="Arial"/>
          <w:i/>
        </w:rPr>
      </w:pPr>
    </w:p>
    <w:p w14:paraId="27751B0C" w14:textId="77777777" w:rsidR="00F63B2F" w:rsidRPr="003B3938" w:rsidRDefault="00F63B2F" w:rsidP="001D2ED7">
      <w:pPr>
        <w:spacing w:after="0" w:line="276" w:lineRule="auto"/>
        <w:rPr>
          <w:rFonts w:cs="Arial"/>
          <w:i/>
        </w:rPr>
      </w:pPr>
    </w:p>
    <w:p w14:paraId="529B7439" w14:textId="77777777" w:rsidR="00F63B2F" w:rsidRPr="003B3938" w:rsidRDefault="00F63B2F" w:rsidP="001D2ED7">
      <w:pPr>
        <w:spacing w:after="0" w:line="276" w:lineRule="auto"/>
        <w:rPr>
          <w:rFonts w:cs="Arial"/>
          <w:i/>
        </w:rPr>
      </w:pPr>
    </w:p>
    <w:p w14:paraId="30C698E2" w14:textId="77777777" w:rsidR="00F63B2F" w:rsidRPr="003B3938" w:rsidRDefault="00F63B2F" w:rsidP="001D2ED7">
      <w:pPr>
        <w:spacing w:after="0" w:line="276" w:lineRule="auto"/>
        <w:rPr>
          <w:rFonts w:cs="Arial"/>
          <w:i/>
        </w:rPr>
      </w:pPr>
    </w:p>
    <w:p w14:paraId="4DE3D856" w14:textId="77777777" w:rsidR="00F63B2F" w:rsidRPr="003B3938" w:rsidRDefault="00F63B2F" w:rsidP="001D2ED7">
      <w:pPr>
        <w:spacing w:after="0" w:line="276" w:lineRule="auto"/>
        <w:rPr>
          <w:rFonts w:cs="Arial"/>
          <w:i/>
        </w:rPr>
      </w:pPr>
    </w:p>
    <w:p w14:paraId="38EF4AF6" w14:textId="77777777" w:rsidR="00F63B2F" w:rsidRPr="003B3938" w:rsidRDefault="00F63B2F" w:rsidP="001D2ED7">
      <w:pPr>
        <w:spacing w:after="0" w:line="276" w:lineRule="auto"/>
        <w:rPr>
          <w:rFonts w:cs="Arial"/>
          <w:i/>
        </w:rPr>
      </w:pPr>
    </w:p>
    <w:p w14:paraId="4F1B9289" w14:textId="77777777" w:rsidR="00F63B2F" w:rsidRPr="003B3938" w:rsidRDefault="00F63B2F" w:rsidP="001D2ED7">
      <w:pPr>
        <w:spacing w:after="0" w:line="276" w:lineRule="auto"/>
        <w:rPr>
          <w:rFonts w:cs="Arial"/>
          <w:i/>
        </w:rPr>
      </w:pPr>
    </w:p>
    <w:p w14:paraId="6FD1836F" w14:textId="77777777" w:rsidR="00F63B2F" w:rsidRPr="003B3938" w:rsidRDefault="00F63B2F" w:rsidP="001D2ED7">
      <w:pPr>
        <w:spacing w:after="0" w:line="276" w:lineRule="auto"/>
        <w:rPr>
          <w:rFonts w:cs="Arial"/>
          <w:i/>
        </w:rPr>
      </w:pPr>
    </w:p>
    <w:p w14:paraId="53AC2838" w14:textId="77777777" w:rsidR="00F63B2F" w:rsidRPr="003B3938" w:rsidRDefault="00F63B2F" w:rsidP="001D2ED7">
      <w:pPr>
        <w:spacing w:after="0" w:line="276" w:lineRule="auto"/>
        <w:rPr>
          <w:rFonts w:cs="Arial"/>
          <w:i/>
        </w:rPr>
      </w:pPr>
    </w:p>
    <w:p w14:paraId="0E8FBF98" w14:textId="77777777" w:rsidR="00F63B2F" w:rsidRPr="003B3938" w:rsidRDefault="00F63B2F" w:rsidP="001D2ED7">
      <w:pPr>
        <w:spacing w:after="0" w:line="276" w:lineRule="auto"/>
        <w:rPr>
          <w:rFonts w:cs="Arial"/>
          <w:i/>
        </w:rPr>
      </w:pPr>
    </w:p>
    <w:p w14:paraId="3BB5D621" w14:textId="77777777" w:rsidR="00F63B2F" w:rsidRPr="003B3938" w:rsidRDefault="00F63B2F" w:rsidP="001D2ED7">
      <w:pPr>
        <w:spacing w:after="0" w:line="276" w:lineRule="auto"/>
        <w:rPr>
          <w:rFonts w:cs="Arial"/>
          <w:i/>
        </w:rPr>
      </w:pPr>
    </w:p>
    <w:p w14:paraId="49E47466" w14:textId="77777777" w:rsidR="00F63B2F" w:rsidRPr="003B3938" w:rsidRDefault="00F63B2F" w:rsidP="001D2ED7">
      <w:pPr>
        <w:spacing w:after="0" w:line="276" w:lineRule="auto"/>
        <w:rPr>
          <w:rFonts w:cs="Arial"/>
          <w:i/>
        </w:rPr>
      </w:pPr>
    </w:p>
    <w:p w14:paraId="5C5240AC" w14:textId="77777777" w:rsidR="00F63B2F" w:rsidRPr="003B3938" w:rsidRDefault="00F63B2F" w:rsidP="001D2ED7">
      <w:pPr>
        <w:spacing w:after="0" w:line="276" w:lineRule="auto"/>
        <w:rPr>
          <w:rFonts w:cs="Arial"/>
          <w:i/>
        </w:rPr>
      </w:pPr>
    </w:p>
    <w:p w14:paraId="5A87FB99" w14:textId="77777777" w:rsidR="00F63B2F" w:rsidRPr="003B3938" w:rsidRDefault="00F63B2F" w:rsidP="001D2ED7">
      <w:pPr>
        <w:spacing w:after="0" w:line="276" w:lineRule="auto"/>
        <w:rPr>
          <w:rFonts w:cs="Arial"/>
          <w:i/>
        </w:rPr>
      </w:pPr>
    </w:p>
    <w:p w14:paraId="2DCBF2C0" w14:textId="77777777" w:rsidR="00F63B2F" w:rsidRPr="003B3938" w:rsidRDefault="00F63B2F" w:rsidP="001D2ED7">
      <w:pPr>
        <w:spacing w:after="0" w:line="276" w:lineRule="auto"/>
        <w:rPr>
          <w:rFonts w:cs="Arial"/>
          <w:i/>
        </w:rPr>
      </w:pPr>
    </w:p>
    <w:p w14:paraId="042C853F" w14:textId="77777777" w:rsidR="00F63B2F" w:rsidRPr="003B3938" w:rsidRDefault="00F63B2F" w:rsidP="001D2ED7">
      <w:pPr>
        <w:spacing w:after="0" w:line="276" w:lineRule="auto"/>
        <w:rPr>
          <w:rFonts w:cs="Arial"/>
          <w:i/>
        </w:rPr>
      </w:pPr>
    </w:p>
    <w:p w14:paraId="3B007F07" w14:textId="77777777" w:rsidR="00F63B2F" w:rsidRPr="003B3938" w:rsidRDefault="00F63B2F" w:rsidP="001D2ED7">
      <w:pPr>
        <w:spacing w:after="0" w:line="276" w:lineRule="auto"/>
        <w:rPr>
          <w:rFonts w:cs="Arial"/>
          <w:i/>
        </w:rPr>
      </w:pPr>
    </w:p>
    <w:p w14:paraId="1D1611C7" w14:textId="77777777" w:rsidR="00F63B2F" w:rsidRPr="003B3938" w:rsidRDefault="00F63B2F" w:rsidP="001D2ED7">
      <w:pPr>
        <w:spacing w:after="0" w:line="276" w:lineRule="auto"/>
        <w:rPr>
          <w:rFonts w:cs="Arial"/>
          <w:i/>
        </w:rPr>
      </w:pPr>
    </w:p>
    <w:p w14:paraId="72B4B7C9" w14:textId="77777777" w:rsidR="00F63B2F" w:rsidRPr="003B3938" w:rsidRDefault="00F63B2F" w:rsidP="001D2ED7">
      <w:pPr>
        <w:spacing w:after="0" w:line="276" w:lineRule="auto"/>
        <w:rPr>
          <w:rFonts w:cs="Arial"/>
          <w:i/>
        </w:rPr>
      </w:pPr>
    </w:p>
    <w:p w14:paraId="19FB9893" w14:textId="77777777" w:rsidR="00F63B2F" w:rsidRPr="003B3938" w:rsidRDefault="00F63B2F" w:rsidP="001D2ED7">
      <w:pPr>
        <w:spacing w:after="0" w:line="276" w:lineRule="auto"/>
        <w:rPr>
          <w:rFonts w:cs="Arial"/>
          <w:i/>
        </w:rPr>
      </w:pPr>
    </w:p>
    <w:p w14:paraId="6419114C" w14:textId="77777777" w:rsidR="00F63B2F" w:rsidRPr="003B3938" w:rsidRDefault="00F63B2F" w:rsidP="001D2ED7">
      <w:pPr>
        <w:spacing w:after="0" w:line="276" w:lineRule="auto"/>
        <w:rPr>
          <w:rFonts w:cs="Arial"/>
          <w:i/>
        </w:rPr>
      </w:pPr>
    </w:p>
    <w:p w14:paraId="30B97EE8" w14:textId="77777777" w:rsidR="00F63B2F" w:rsidRPr="003B3938" w:rsidRDefault="00F63B2F" w:rsidP="001D2ED7">
      <w:pPr>
        <w:spacing w:after="0" w:line="276" w:lineRule="auto"/>
        <w:rPr>
          <w:rFonts w:cs="Arial"/>
          <w:i/>
        </w:rPr>
      </w:pPr>
    </w:p>
    <w:p w14:paraId="57464C24" w14:textId="77777777" w:rsidR="00F63B2F" w:rsidRPr="003B3938" w:rsidRDefault="00F63B2F" w:rsidP="001D2ED7">
      <w:pPr>
        <w:spacing w:after="0" w:line="276" w:lineRule="auto"/>
        <w:rPr>
          <w:rFonts w:cs="Arial"/>
          <w:i/>
        </w:rPr>
      </w:pPr>
    </w:p>
    <w:p w14:paraId="3EE3F451" w14:textId="77777777" w:rsidR="00F63B2F" w:rsidRPr="003B3938" w:rsidRDefault="00F63B2F" w:rsidP="001D2ED7">
      <w:pPr>
        <w:spacing w:after="0" w:line="276" w:lineRule="auto"/>
        <w:rPr>
          <w:rFonts w:cs="Arial"/>
          <w:i/>
        </w:rPr>
      </w:pPr>
    </w:p>
    <w:p w14:paraId="4A20AF33" w14:textId="77777777" w:rsidR="00F63B2F" w:rsidRPr="003B3938" w:rsidRDefault="00F63B2F" w:rsidP="001D2ED7">
      <w:pPr>
        <w:spacing w:after="0" w:line="276" w:lineRule="auto"/>
        <w:rPr>
          <w:rFonts w:cs="Arial"/>
          <w:i/>
        </w:rPr>
      </w:pPr>
    </w:p>
    <w:p w14:paraId="62EE2752" w14:textId="77777777" w:rsidR="00F63B2F" w:rsidRPr="003B3938" w:rsidRDefault="00F63B2F" w:rsidP="001D2ED7">
      <w:pPr>
        <w:spacing w:after="0" w:line="276" w:lineRule="auto"/>
        <w:rPr>
          <w:rFonts w:cs="Arial"/>
          <w:i/>
        </w:rPr>
      </w:pPr>
    </w:p>
    <w:p w14:paraId="65674EED" w14:textId="77777777" w:rsidR="00F63B2F" w:rsidRPr="003B3938" w:rsidRDefault="00F63B2F" w:rsidP="001D2ED7">
      <w:pPr>
        <w:spacing w:after="0" w:line="276" w:lineRule="auto"/>
        <w:rPr>
          <w:rFonts w:cs="Arial"/>
          <w:i/>
        </w:rPr>
      </w:pPr>
    </w:p>
    <w:p w14:paraId="474BC7A5" w14:textId="77777777" w:rsidR="00F63B2F" w:rsidRPr="003B3938" w:rsidRDefault="00F63B2F" w:rsidP="001D2ED7">
      <w:pPr>
        <w:spacing w:after="0" w:line="276" w:lineRule="auto"/>
        <w:rPr>
          <w:rFonts w:cs="Arial"/>
          <w:i/>
        </w:rPr>
      </w:pPr>
    </w:p>
    <w:p w14:paraId="4136CDD9" w14:textId="77777777" w:rsidR="00F63B2F" w:rsidRPr="003B3938" w:rsidRDefault="00F63B2F" w:rsidP="001D2ED7">
      <w:pPr>
        <w:spacing w:after="0" w:line="276" w:lineRule="auto"/>
        <w:rPr>
          <w:rFonts w:cs="Arial"/>
          <w:i/>
        </w:rPr>
      </w:pPr>
    </w:p>
    <w:p w14:paraId="6E83CD8E" w14:textId="77777777" w:rsidR="00F63B2F" w:rsidRPr="003B3938" w:rsidRDefault="00F63B2F" w:rsidP="001D2ED7">
      <w:pPr>
        <w:spacing w:after="0" w:line="276" w:lineRule="auto"/>
        <w:rPr>
          <w:rFonts w:cs="Arial"/>
          <w:i/>
        </w:rPr>
      </w:pPr>
    </w:p>
    <w:p w14:paraId="5171A49D" w14:textId="77777777" w:rsidR="00F63B2F" w:rsidRPr="003B3938" w:rsidRDefault="00F63B2F" w:rsidP="001D2ED7">
      <w:pPr>
        <w:spacing w:after="0" w:line="276" w:lineRule="auto"/>
        <w:rPr>
          <w:rFonts w:cs="Arial"/>
          <w:i/>
        </w:rPr>
      </w:pPr>
    </w:p>
    <w:p w14:paraId="0FC507C2" w14:textId="77777777" w:rsidR="00F63B2F" w:rsidRPr="003B3938" w:rsidRDefault="00F63B2F" w:rsidP="001D2ED7">
      <w:pPr>
        <w:spacing w:after="0" w:line="276" w:lineRule="auto"/>
        <w:rPr>
          <w:rFonts w:cs="Arial"/>
          <w:i/>
        </w:rPr>
      </w:pPr>
    </w:p>
    <w:p w14:paraId="21654928" w14:textId="77777777" w:rsidR="003D6F2B" w:rsidRPr="003B3938" w:rsidRDefault="003D6F2B" w:rsidP="001D2ED7">
      <w:pPr>
        <w:spacing w:after="0" w:line="276" w:lineRule="auto"/>
        <w:rPr>
          <w:rFonts w:cs="Arial"/>
        </w:rPr>
      </w:pPr>
    </w:p>
    <w:p w14:paraId="2E950F0E" w14:textId="3AC61B63" w:rsidR="003D6F2B" w:rsidRPr="003E3176" w:rsidRDefault="003D6F2B" w:rsidP="003D6F2B">
      <w:pPr>
        <w:spacing w:after="0" w:line="276" w:lineRule="auto"/>
        <w:rPr>
          <w:rFonts w:cs="Arial"/>
          <w:b/>
          <w:sz w:val="24"/>
          <w:u w:val="single"/>
        </w:rPr>
      </w:pPr>
      <w:r w:rsidRPr="003E3176">
        <w:rPr>
          <w:rFonts w:cs="Arial"/>
          <w:b/>
          <w:sz w:val="24"/>
          <w:u w:val="single"/>
        </w:rPr>
        <w:t>To participate in this research</w:t>
      </w:r>
      <w:r w:rsidR="003E3176" w:rsidRPr="003E3176">
        <w:rPr>
          <w:rFonts w:cs="Arial"/>
          <w:b/>
          <w:sz w:val="24"/>
          <w:u w:val="single"/>
        </w:rPr>
        <w:t>,</w:t>
      </w:r>
      <w:r w:rsidRPr="003E3176">
        <w:rPr>
          <w:rFonts w:cs="Arial"/>
          <w:b/>
          <w:sz w:val="24"/>
          <w:u w:val="single"/>
        </w:rPr>
        <w:t xml:space="preserve"> you must:</w:t>
      </w:r>
    </w:p>
    <w:p w14:paraId="50CBF014" w14:textId="77777777" w:rsidR="003E3176" w:rsidRDefault="003E3176" w:rsidP="003E3176">
      <w:pPr>
        <w:numPr>
          <w:ilvl w:val="0"/>
          <w:numId w:val="23"/>
        </w:numPr>
        <w:spacing w:after="0" w:line="276" w:lineRule="auto"/>
        <w:rPr>
          <w:rFonts w:cs="Arial"/>
        </w:rPr>
      </w:pPr>
      <w:r w:rsidRPr="003B3938">
        <w:rPr>
          <w:rFonts w:cs="Arial"/>
        </w:rPr>
        <w:t>Be over 18 years of age, and under 55 years of age.</w:t>
      </w:r>
    </w:p>
    <w:p w14:paraId="3D8A491C" w14:textId="7D2388EA" w:rsidR="00223973" w:rsidRPr="003B3938" w:rsidRDefault="00223973" w:rsidP="003D6F2B">
      <w:pPr>
        <w:numPr>
          <w:ilvl w:val="0"/>
          <w:numId w:val="23"/>
        </w:numPr>
        <w:spacing w:after="0" w:line="276" w:lineRule="auto"/>
        <w:rPr>
          <w:rFonts w:cs="Arial"/>
        </w:rPr>
      </w:pPr>
      <w:r w:rsidRPr="003B3938">
        <w:rPr>
          <w:rFonts w:cs="Arial"/>
        </w:rPr>
        <w:t>Have your own power meter that is in good working order and is maintained on a regular basis.</w:t>
      </w:r>
    </w:p>
    <w:p w14:paraId="42E94272" w14:textId="77777777" w:rsidR="003D6F2B" w:rsidRPr="003B3938" w:rsidRDefault="003D6F2B" w:rsidP="003D6F2B">
      <w:pPr>
        <w:numPr>
          <w:ilvl w:val="0"/>
          <w:numId w:val="23"/>
        </w:numPr>
        <w:spacing w:after="0" w:line="276" w:lineRule="auto"/>
        <w:rPr>
          <w:rFonts w:cs="Arial"/>
        </w:rPr>
      </w:pPr>
      <w:r w:rsidRPr="003B3938">
        <w:rPr>
          <w:rFonts w:cs="Arial"/>
        </w:rPr>
        <w:t>Have competitive racing experience.</w:t>
      </w:r>
    </w:p>
    <w:p w14:paraId="09A6F3AC" w14:textId="77777777" w:rsidR="003D6F2B" w:rsidRPr="003B3938" w:rsidRDefault="003D6F2B" w:rsidP="003D6F2B">
      <w:pPr>
        <w:numPr>
          <w:ilvl w:val="0"/>
          <w:numId w:val="23"/>
        </w:numPr>
        <w:spacing w:after="0" w:line="276" w:lineRule="auto"/>
        <w:rPr>
          <w:rFonts w:cs="Arial"/>
        </w:rPr>
      </w:pPr>
      <w:r w:rsidRPr="003B3938">
        <w:rPr>
          <w:rFonts w:cs="Arial"/>
        </w:rPr>
        <w:t>Have completed a minimum of 3 years training, with a training regimen that incorporates a minimum of 3 training sessions on average per week, inclusive of at least 1 high intensity training session.</w:t>
      </w:r>
    </w:p>
    <w:p w14:paraId="753D1DA5" w14:textId="77777777" w:rsidR="003E3176" w:rsidRDefault="003E3176" w:rsidP="003E3176">
      <w:pPr>
        <w:spacing w:after="0" w:line="276" w:lineRule="auto"/>
        <w:rPr>
          <w:rFonts w:cs="Arial"/>
        </w:rPr>
      </w:pPr>
    </w:p>
    <w:p w14:paraId="44A7264C" w14:textId="791930B5" w:rsidR="003E3176" w:rsidRPr="00F5162D" w:rsidRDefault="003E3176" w:rsidP="003E3176">
      <w:pPr>
        <w:spacing w:after="0" w:line="276" w:lineRule="auto"/>
        <w:rPr>
          <w:rFonts w:cs="Arial"/>
          <w:b/>
          <w:sz w:val="24"/>
          <w:u w:val="single"/>
        </w:rPr>
      </w:pPr>
      <w:r w:rsidRPr="00F5162D">
        <w:rPr>
          <w:rFonts w:cs="Arial"/>
          <w:b/>
          <w:sz w:val="24"/>
          <w:u w:val="single"/>
        </w:rPr>
        <w:t>Exclusion Criteria – you are not able to participate in this study if:</w:t>
      </w:r>
    </w:p>
    <w:p w14:paraId="542DA90A" w14:textId="3F748F60" w:rsidR="003E3176" w:rsidRPr="00F5162D" w:rsidRDefault="003E3176" w:rsidP="003E3176">
      <w:pPr>
        <w:numPr>
          <w:ilvl w:val="0"/>
          <w:numId w:val="25"/>
        </w:numPr>
        <w:spacing w:after="0" w:line="276" w:lineRule="auto"/>
        <w:rPr>
          <w:rFonts w:cs="Arial"/>
        </w:rPr>
      </w:pPr>
      <w:r w:rsidRPr="00F5162D">
        <w:rPr>
          <w:rFonts w:cs="Arial"/>
        </w:rPr>
        <w:t>You are younger than 18 or older than 55 yrs</w:t>
      </w:r>
    </w:p>
    <w:p w14:paraId="2C7A6B4D" w14:textId="79EC73C2" w:rsidR="003E3176" w:rsidRPr="00F5162D" w:rsidRDefault="003E3176" w:rsidP="003E3176">
      <w:pPr>
        <w:numPr>
          <w:ilvl w:val="0"/>
          <w:numId w:val="25"/>
        </w:numPr>
        <w:spacing w:after="0" w:line="276" w:lineRule="auto"/>
        <w:rPr>
          <w:rFonts w:cs="Arial"/>
        </w:rPr>
      </w:pPr>
      <w:r w:rsidRPr="00F5162D">
        <w:rPr>
          <w:rFonts w:cs="Arial"/>
        </w:rPr>
        <w:t>You are smoker</w:t>
      </w:r>
    </w:p>
    <w:p w14:paraId="6F734222" w14:textId="4CDD25AB" w:rsidR="003E3176" w:rsidRPr="00F5162D" w:rsidRDefault="003E3176" w:rsidP="003E3176">
      <w:pPr>
        <w:numPr>
          <w:ilvl w:val="0"/>
          <w:numId w:val="25"/>
        </w:numPr>
        <w:spacing w:after="0" w:line="276" w:lineRule="auto"/>
        <w:rPr>
          <w:rFonts w:cs="Arial"/>
        </w:rPr>
      </w:pPr>
      <w:r w:rsidRPr="00F5162D">
        <w:rPr>
          <w:rFonts w:cs="Arial"/>
        </w:rPr>
        <w:t>You are taking medication that affects either metabolism or digestion</w:t>
      </w:r>
    </w:p>
    <w:p w14:paraId="33BD1866" w14:textId="17826721" w:rsidR="003E3176" w:rsidRPr="00F5162D" w:rsidRDefault="003E3176" w:rsidP="003E3176">
      <w:pPr>
        <w:numPr>
          <w:ilvl w:val="0"/>
          <w:numId w:val="25"/>
        </w:numPr>
        <w:spacing w:after="0" w:line="276" w:lineRule="auto"/>
        <w:rPr>
          <w:rFonts w:cs="Arial"/>
        </w:rPr>
      </w:pPr>
      <w:r w:rsidRPr="00F5162D">
        <w:rPr>
          <w:rFonts w:cs="Arial"/>
        </w:rPr>
        <w:t>You are taking any long-term anti-inflammatory medication</w:t>
      </w:r>
    </w:p>
    <w:p w14:paraId="785DD93E" w14:textId="4CFA8BC4" w:rsidR="003E3176" w:rsidRPr="00F5162D" w:rsidRDefault="003E3176" w:rsidP="003E3176">
      <w:pPr>
        <w:numPr>
          <w:ilvl w:val="0"/>
          <w:numId w:val="25"/>
        </w:numPr>
        <w:spacing w:after="0" w:line="276" w:lineRule="auto"/>
        <w:rPr>
          <w:rFonts w:cs="Arial"/>
        </w:rPr>
      </w:pPr>
      <w:r w:rsidRPr="00F5162D">
        <w:rPr>
          <w:rFonts w:cs="Arial"/>
        </w:rPr>
        <w:t>You have a body mass index (BMI) less than 25 kg/m</w:t>
      </w:r>
      <w:r w:rsidRPr="00F5162D">
        <w:rPr>
          <w:rFonts w:cs="Arial"/>
          <w:vertAlign w:val="superscript"/>
        </w:rPr>
        <w:t>2</w:t>
      </w:r>
      <w:r w:rsidRPr="00F5162D">
        <w:rPr>
          <w:rFonts w:cs="Arial"/>
        </w:rPr>
        <w:t xml:space="preserve"> i.e., classified overweight</w:t>
      </w:r>
    </w:p>
    <w:p w14:paraId="436417B5" w14:textId="42686464" w:rsidR="003E3176" w:rsidRPr="00F5162D" w:rsidRDefault="003E3176" w:rsidP="003E3176">
      <w:pPr>
        <w:numPr>
          <w:ilvl w:val="0"/>
          <w:numId w:val="25"/>
        </w:numPr>
        <w:spacing w:after="0" w:line="276" w:lineRule="auto"/>
        <w:rPr>
          <w:rFonts w:cs="Arial"/>
        </w:rPr>
      </w:pPr>
      <w:r w:rsidRPr="00F5162D">
        <w:rPr>
          <w:rFonts w:cs="Arial"/>
        </w:rPr>
        <w:t>You have a chronic injury or illness</w:t>
      </w:r>
    </w:p>
    <w:p w14:paraId="71EE6214" w14:textId="7E93CA33" w:rsidR="003E3176" w:rsidRPr="00F5162D" w:rsidRDefault="003E3176" w:rsidP="003E3176">
      <w:pPr>
        <w:numPr>
          <w:ilvl w:val="0"/>
          <w:numId w:val="25"/>
        </w:numPr>
        <w:spacing w:after="0" w:line="276" w:lineRule="auto"/>
        <w:rPr>
          <w:rFonts w:cs="Arial"/>
        </w:rPr>
      </w:pPr>
      <w:r w:rsidRPr="00F5162D">
        <w:rPr>
          <w:rFonts w:cs="Arial"/>
        </w:rPr>
        <w:t>You have a history of heart disease or diabetes.</w:t>
      </w:r>
    </w:p>
    <w:p w14:paraId="337615C3" w14:textId="7F623362" w:rsidR="003E3176" w:rsidRPr="00F5162D" w:rsidRDefault="003E3176" w:rsidP="003E3176">
      <w:pPr>
        <w:numPr>
          <w:ilvl w:val="0"/>
          <w:numId w:val="25"/>
        </w:numPr>
        <w:spacing w:after="0" w:line="276" w:lineRule="auto"/>
        <w:rPr>
          <w:rFonts w:cs="Arial"/>
        </w:rPr>
      </w:pPr>
      <w:r w:rsidRPr="00F5162D">
        <w:rPr>
          <w:rFonts w:cs="Arial"/>
        </w:rPr>
        <w:t xml:space="preserve">You suffer medical conditions that are exacerbated by exercise. </w:t>
      </w:r>
    </w:p>
    <w:p w14:paraId="4F88D080" w14:textId="77777777" w:rsidR="00AB0A51" w:rsidRPr="003B3938" w:rsidRDefault="00AB0A51" w:rsidP="001D2ED7">
      <w:pPr>
        <w:spacing w:after="0" w:line="276" w:lineRule="auto"/>
        <w:contextualSpacing/>
        <w:jc w:val="both"/>
        <w:rPr>
          <w:rFonts w:cs="Arial"/>
          <w:b/>
        </w:rPr>
      </w:pPr>
    </w:p>
    <w:p w14:paraId="2110ECA7" w14:textId="77777777" w:rsidR="00527EDD" w:rsidRPr="00957B88" w:rsidRDefault="00527EDD" w:rsidP="001D2ED7">
      <w:pPr>
        <w:spacing w:after="0" w:line="276" w:lineRule="auto"/>
        <w:jc w:val="both"/>
        <w:rPr>
          <w:rFonts w:cs="Arial"/>
          <w:b/>
          <w:sz w:val="24"/>
        </w:rPr>
      </w:pPr>
      <w:r w:rsidRPr="00957B88">
        <w:rPr>
          <w:rFonts w:cs="Arial"/>
          <w:b/>
          <w:sz w:val="24"/>
        </w:rPr>
        <w:t>What are the possible benefits of taking part?</w:t>
      </w:r>
    </w:p>
    <w:p w14:paraId="65AEA2EB" w14:textId="2BB0F075" w:rsidR="00862B5C" w:rsidRPr="003B3938" w:rsidRDefault="00FB3EC1" w:rsidP="001D2ED7">
      <w:pPr>
        <w:spacing w:after="0" w:line="276" w:lineRule="auto"/>
        <w:jc w:val="both"/>
        <w:rPr>
          <w:rFonts w:cs="Arial"/>
        </w:rPr>
      </w:pPr>
      <w:r w:rsidRPr="003B3938">
        <w:rPr>
          <w:rFonts w:cs="Arial"/>
        </w:rPr>
        <w:t xml:space="preserve">By being involved in the study you will </w:t>
      </w:r>
      <w:r w:rsidR="00957B88">
        <w:rPr>
          <w:rFonts w:cs="Arial"/>
        </w:rPr>
        <w:t xml:space="preserve">assist in developing our understanding of the exercise training process, and how it relates to changes in endurance performance. </w:t>
      </w:r>
      <w:r w:rsidR="003B0ECF">
        <w:rPr>
          <w:rFonts w:cs="Arial"/>
        </w:rPr>
        <w:t xml:space="preserve">By logging your training and conducting performance tests on a regular basis, you will be able to track your changes in performance over the period of time you are involved in the study. You will also be provided with guidance of how to use GC to </w:t>
      </w:r>
      <w:r w:rsidR="003362BA">
        <w:rPr>
          <w:rFonts w:cs="Arial"/>
        </w:rPr>
        <w:t xml:space="preserve">get the most out of understanding your training and race data. </w:t>
      </w:r>
    </w:p>
    <w:p w14:paraId="24F4F0FB" w14:textId="77777777" w:rsidR="00E46976" w:rsidRPr="003B3938" w:rsidRDefault="00E46976" w:rsidP="001D2ED7">
      <w:pPr>
        <w:spacing w:after="0" w:line="276" w:lineRule="auto"/>
        <w:jc w:val="both"/>
        <w:rPr>
          <w:rFonts w:cs="Arial"/>
        </w:rPr>
      </w:pPr>
    </w:p>
    <w:p w14:paraId="0E283402" w14:textId="77777777" w:rsidR="00E46976" w:rsidRPr="00957B88" w:rsidRDefault="00E46976" w:rsidP="00E46976">
      <w:pPr>
        <w:spacing w:after="0" w:line="276" w:lineRule="auto"/>
        <w:jc w:val="both"/>
        <w:rPr>
          <w:rFonts w:cs="Arial"/>
          <w:b/>
          <w:sz w:val="24"/>
        </w:rPr>
      </w:pPr>
      <w:r w:rsidRPr="00957B88">
        <w:rPr>
          <w:rFonts w:cs="Arial"/>
          <w:b/>
          <w:sz w:val="24"/>
        </w:rPr>
        <w:t>What are the risks and possible discomforts from being in this study?</w:t>
      </w:r>
    </w:p>
    <w:p w14:paraId="63CD8B86" w14:textId="420D6C27" w:rsidR="00E46976" w:rsidRPr="003B3938" w:rsidRDefault="00BA1DBE" w:rsidP="001D2ED7">
      <w:pPr>
        <w:spacing w:after="0" w:line="276" w:lineRule="auto"/>
        <w:jc w:val="both"/>
        <w:rPr>
          <w:rFonts w:cs="Arial"/>
          <w:lang w:val="en-US"/>
        </w:rPr>
      </w:pPr>
      <w:r w:rsidRPr="003B3938">
        <w:rPr>
          <w:rFonts w:cs="Arial"/>
          <w:lang w:val="en-US"/>
        </w:rPr>
        <w:t xml:space="preserve">Even though you will be used to completing maximal efforts as part of your regular training regime, it is important that you are made aware of the risks associated with maximal exercise testing as part of </w:t>
      </w:r>
      <w:r w:rsidR="006A412B" w:rsidRPr="003B3938">
        <w:rPr>
          <w:rFonts w:cs="Arial"/>
          <w:lang w:val="en-US"/>
        </w:rPr>
        <w:t xml:space="preserve">performance testing involved in </w:t>
      </w:r>
      <w:r w:rsidRPr="003B3938">
        <w:rPr>
          <w:rFonts w:cs="Arial"/>
          <w:lang w:val="en-US"/>
        </w:rPr>
        <w:t xml:space="preserve">this research study. </w:t>
      </w:r>
      <w:r w:rsidR="00E46976" w:rsidRPr="003B3938">
        <w:rPr>
          <w:rFonts w:cs="Arial"/>
          <w:lang w:val="en-US"/>
        </w:rPr>
        <w:t xml:space="preserve">The risks associated with the maximal exercise test are fatigue, muscle soreness, irregular heartbeat, chest pain and sudden heart attack. To minimize these risks you will undergo a warm-up exercise prior to the starting of testing. </w:t>
      </w:r>
      <w:r w:rsidR="006A412B" w:rsidRPr="003B3938">
        <w:rPr>
          <w:rFonts w:cs="Arial"/>
          <w:lang w:val="en-US"/>
        </w:rPr>
        <w:t>Please stop the</w:t>
      </w:r>
      <w:r w:rsidR="00E46976" w:rsidRPr="003B3938">
        <w:rPr>
          <w:rFonts w:cs="Arial"/>
          <w:lang w:val="en-US"/>
        </w:rPr>
        <w:t xml:space="preserve"> </w:t>
      </w:r>
      <w:r w:rsidR="006A412B" w:rsidRPr="003B3938">
        <w:rPr>
          <w:rFonts w:cs="Arial"/>
          <w:lang w:val="en-US"/>
        </w:rPr>
        <w:t>test</w:t>
      </w:r>
      <w:r w:rsidR="002400F8" w:rsidRPr="003B3938">
        <w:rPr>
          <w:rFonts w:cs="Arial"/>
          <w:lang w:val="en-US"/>
        </w:rPr>
        <w:t>, training session or race</w:t>
      </w:r>
      <w:r w:rsidR="006A412B" w:rsidRPr="003B3938">
        <w:rPr>
          <w:rFonts w:cs="Arial"/>
          <w:lang w:val="en-US"/>
        </w:rPr>
        <w:t xml:space="preserve"> </w:t>
      </w:r>
      <w:r w:rsidR="00E46976" w:rsidRPr="003B3938">
        <w:rPr>
          <w:rFonts w:cs="Arial"/>
          <w:lang w:val="en-US"/>
        </w:rPr>
        <w:t xml:space="preserve">at any point if you are either (a) having difficulty breathing or (b) incurring any other form of distress. </w:t>
      </w:r>
      <w:r w:rsidR="004E66F9" w:rsidRPr="003B3938">
        <w:rPr>
          <w:rFonts w:cs="Arial"/>
          <w:lang w:val="en-US"/>
        </w:rPr>
        <w:t xml:space="preserve">We will require you to complete a physical activity readiness questionnaire to check for contraindications for maximal exercise prior to you commencing the study.  </w:t>
      </w:r>
    </w:p>
    <w:p w14:paraId="24421B17" w14:textId="77777777" w:rsidR="004E66F9" w:rsidRPr="003B3938" w:rsidRDefault="004E66F9" w:rsidP="001D2ED7">
      <w:pPr>
        <w:spacing w:after="0" w:line="276" w:lineRule="auto"/>
        <w:jc w:val="both"/>
        <w:rPr>
          <w:rFonts w:cs="Arial"/>
          <w:lang w:val="en-US"/>
        </w:rPr>
      </w:pPr>
    </w:p>
    <w:p w14:paraId="021E1EB5" w14:textId="19FF0EEB" w:rsidR="004E66F9" w:rsidRPr="003B3938" w:rsidRDefault="004E66F9" w:rsidP="004E66F9">
      <w:pPr>
        <w:spacing w:after="0" w:line="276" w:lineRule="auto"/>
        <w:jc w:val="both"/>
        <w:rPr>
          <w:rFonts w:cs="Arial"/>
          <w:lang w:val="en-US"/>
        </w:rPr>
      </w:pPr>
      <w:r w:rsidRPr="003B3938">
        <w:rPr>
          <w:rFonts w:cs="Arial"/>
          <w:lang w:val="en-US"/>
        </w:rPr>
        <w:t xml:space="preserve">We request that </w:t>
      </w:r>
      <w:r w:rsidR="002400F8" w:rsidRPr="003B3938">
        <w:rPr>
          <w:rFonts w:cs="Arial"/>
          <w:lang w:val="en-US"/>
        </w:rPr>
        <w:t>you</w:t>
      </w:r>
      <w:r w:rsidRPr="003B3938">
        <w:rPr>
          <w:rFonts w:cs="Arial"/>
          <w:lang w:val="en-US"/>
        </w:rPr>
        <w:t xml:space="preserve"> ensure </w:t>
      </w:r>
      <w:r w:rsidR="002400F8" w:rsidRPr="003B3938">
        <w:rPr>
          <w:rFonts w:cs="Arial"/>
          <w:lang w:val="en-US"/>
        </w:rPr>
        <w:t>your</w:t>
      </w:r>
      <w:r w:rsidRPr="003B3938">
        <w:rPr>
          <w:rFonts w:cs="Arial"/>
          <w:lang w:val="en-US"/>
        </w:rPr>
        <w:t xml:space="preserve"> own safety</w:t>
      </w:r>
      <w:r w:rsidR="002400F8" w:rsidRPr="003B3938">
        <w:rPr>
          <w:rFonts w:cs="Arial"/>
          <w:lang w:val="en-US"/>
        </w:rPr>
        <w:t xml:space="preserve"> whilst taking part in the study.</w:t>
      </w:r>
      <w:r w:rsidRPr="003B3938">
        <w:rPr>
          <w:rFonts w:cs="Arial"/>
          <w:lang w:val="en-US"/>
        </w:rPr>
        <w:t xml:space="preserve"> </w:t>
      </w:r>
      <w:r w:rsidR="002400F8" w:rsidRPr="003B3938">
        <w:rPr>
          <w:rFonts w:cs="Arial"/>
          <w:lang w:val="en-US"/>
        </w:rPr>
        <w:t xml:space="preserve">For example, </w:t>
      </w:r>
      <w:r w:rsidRPr="003B3938">
        <w:rPr>
          <w:rFonts w:cs="Arial"/>
          <w:lang w:val="en-US"/>
        </w:rPr>
        <w:t xml:space="preserve">that </w:t>
      </w:r>
      <w:r w:rsidR="002400F8" w:rsidRPr="003B3938">
        <w:rPr>
          <w:rFonts w:cs="Arial"/>
          <w:lang w:val="en-US"/>
        </w:rPr>
        <w:t xml:space="preserve">you wear a cycling </w:t>
      </w:r>
      <w:r w:rsidRPr="003B3938">
        <w:rPr>
          <w:rFonts w:cs="Arial"/>
          <w:lang w:val="en-US"/>
        </w:rPr>
        <w:t xml:space="preserve">helmet </w:t>
      </w:r>
      <w:r w:rsidR="002400F8" w:rsidRPr="003B3938">
        <w:rPr>
          <w:rFonts w:cs="Arial"/>
          <w:lang w:val="en-US"/>
        </w:rPr>
        <w:t>during training and racing when on the road</w:t>
      </w:r>
      <w:r w:rsidRPr="003B3938">
        <w:rPr>
          <w:rFonts w:cs="Arial"/>
          <w:lang w:val="en-US"/>
        </w:rPr>
        <w:t xml:space="preserve">, that </w:t>
      </w:r>
      <w:r w:rsidR="002400F8" w:rsidRPr="003B3938">
        <w:rPr>
          <w:rFonts w:cs="Arial"/>
          <w:lang w:val="en-US"/>
        </w:rPr>
        <w:t>you</w:t>
      </w:r>
      <w:r w:rsidRPr="003B3938">
        <w:rPr>
          <w:rFonts w:cs="Arial"/>
          <w:lang w:val="en-US"/>
        </w:rPr>
        <w:t xml:space="preserve"> check </w:t>
      </w:r>
      <w:r w:rsidR="002400F8" w:rsidRPr="003B3938">
        <w:rPr>
          <w:rFonts w:cs="Arial"/>
          <w:lang w:val="en-US"/>
        </w:rPr>
        <w:t>your</w:t>
      </w:r>
      <w:r w:rsidRPr="003B3938">
        <w:rPr>
          <w:rFonts w:cs="Arial"/>
          <w:lang w:val="en-US"/>
        </w:rPr>
        <w:t xml:space="preserve"> bike</w:t>
      </w:r>
      <w:r w:rsidR="002400F8" w:rsidRPr="003B3938">
        <w:rPr>
          <w:rFonts w:cs="Arial"/>
          <w:lang w:val="en-US"/>
        </w:rPr>
        <w:t xml:space="preserve"> is in good working order </w:t>
      </w:r>
      <w:r w:rsidRPr="003B3938">
        <w:rPr>
          <w:rFonts w:cs="Arial"/>
          <w:lang w:val="en-US"/>
        </w:rPr>
        <w:t>before every session</w:t>
      </w:r>
      <w:r w:rsidR="007C1CCE" w:rsidRPr="003B3938">
        <w:rPr>
          <w:rFonts w:cs="Arial"/>
          <w:lang w:val="en-US"/>
        </w:rPr>
        <w:t>, and that you follow the country’s rules of the road (i.e. the Highway Code in the UK)</w:t>
      </w:r>
      <w:r w:rsidRPr="003B3938">
        <w:rPr>
          <w:rFonts w:cs="Arial"/>
          <w:lang w:val="en-US"/>
        </w:rPr>
        <w:t xml:space="preserve">. </w:t>
      </w:r>
      <w:r w:rsidR="002400F8" w:rsidRPr="003B3938">
        <w:rPr>
          <w:rFonts w:cs="Arial"/>
          <w:lang w:val="en-US"/>
        </w:rPr>
        <w:t>W</w:t>
      </w:r>
      <w:r w:rsidRPr="003B3938">
        <w:rPr>
          <w:rFonts w:cs="Arial"/>
          <w:lang w:val="en-US"/>
        </w:rPr>
        <w:t xml:space="preserve">e do not accept any liability for injury caused to </w:t>
      </w:r>
      <w:r w:rsidR="002400F8" w:rsidRPr="003B3938">
        <w:rPr>
          <w:rFonts w:cs="Arial"/>
          <w:lang w:val="en-US"/>
        </w:rPr>
        <w:t>you</w:t>
      </w:r>
      <w:r w:rsidRPr="003B3938">
        <w:rPr>
          <w:rFonts w:cs="Arial"/>
          <w:lang w:val="en-US"/>
        </w:rPr>
        <w:t xml:space="preserve"> whilst </w:t>
      </w:r>
      <w:r w:rsidR="00B763D2" w:rsidRPr="003B3938">
        <w:rPr>
          <w:rFonts w:cs="Arial"/>
          <w:lang w:val="en-US"/>
        </w:rPr>
        <w:t xml:space="preserve">you are </w:t>
      </w:r>
      <w:r w:rsidR="002400F8" w:rsidRPr="003B3938">
        <w:rPr>
          <w:rFonts w:cs="Arial"/>
          <w:lang w:val="en-US"/>
        </w:rPr>
        <w:t>taking part in th</w:t>
      </w:r>
      <w:r w:rsidR="007C1CCE" w:rsidRPr="003B3938">
        <w:rPr>
          <w:rFonts w:cs="Arial"/>
          <w:lang w:val="en-US"/>
        </w:rPr>
        <w:t>is</w:t>
      </w:r>
      <w:r w:rsidR="002400F8" w:rsidRPr="003B3938">
        <w:rPr>
          <w:rFonts w:cs="Arial"/>
          <w:lang w:val="en-US"/>
        </w:rPr>
        <w:t xml:space="preserve"> study.</w:t>
      </w:r>
      <w:r w:rsidRPr="003B3938">
        <w:rPr>
          <w:rFonts w:cs="Arial"/>
          <w:lang w:val="en-US"/>
        </w:rPr>
        <w:t xml:space="preserve"> </w:t>
      </w:r>
      <w:r w:rsidR="00B50FAB" w:rsidRPr="003B3938">
        <w:rPr>
          <w:rFonts w:cs="Arial"/>
          <w:lang w:val="en-US"/>
        </w:rPr>
        <w:t>English law would apply in all circumstances.</w:t>
      </w:r>
    </w:p>
    <w:p w14:paraId="3A661831" w14:textId="77777777" w:rsidR="00E46976" w:rsidRPr="003B3938" w:rsidRDefault="00E46976" w:rsidP="001D2ED7">
      <w:pPr>
        <w:spacing w:after="0" w:line="276" w:lineRule="auto"/>
        <w:jc w:val="both"/>
        <w:rPr>
          <w:rFonts w:cs="Arial"/>
        </w:rPr>
      </w:pPr>
    </w:p>
    <w:p w14:paraId="0132183A" w14:textId="77777777" w:rsidR="00527EDD" w:rsidRPr="003B3938" w:rsidRDefault="00527EDD" w:rsidP="001D2ED7">
      <w:pPr>
        <w:spacing w:after="0" w:line="276" w:lineRule="auto"/>
        <w:jc w:val="both"/>
        <w:rPr>
          <w:rFonts w:cs="Arial"/>
          <w:b/>
        </w:rPr>
      </w:pPr>
      <w:r w:rsidRPr="00957B88">
        <w:rPr>
          <w:rFonts w:cs="Arial"/>
          <w:b/>
          <w:sz w:val="24"/>
        </w:rPr>
        <w:t>If I take part in this study, how will you protect my privacy?</w:t>
      </w:r>
    </w:p>
    <w:p w14:paraId="5EE2D7CA" w14:textId="555DF21D" w:rsidR="001159D5" w:rsidRPr="003B3938" w:rsidRDefault="003A52B1" w:rsidP="001D2ED7">
      <w:pPr>
        <w:spacing w:after="0" w:line="276" w:lineRule="auto"/>
        <w:jc w:val="both"/>
        <w:rPr>
          <w:rFonts w:cs="Arial"/>
        </w:rPr>
      </w:pPr>
      <w:r w:rsidRPr="003B3938">
        <w:rPr>
          <w:rFonts w:cs="Arial"/>
        </w:rPr>
        <w:t xml:space="preserve">All the information about your participation and your training/race data will be kept in the strictest confidence. Your data will be stored on secure servers in password protected files on Google Drive. </w:t>
      </w:r>
      <w:ins w:id="1" w:author="Author">
        <w:r w:rsidR="00CC60EF">
          <w:rPr>
            <w:rFonts w:cs="Arial"/>
          </w:rPr>
          <w:t xml:space="preserve">Personally identifiable data will be submitted to Kent, with </w:t>
        </w:r>
        <w:r w:rsidR="00C069E4">
          <w:rPr>
            <w:rFonts w:cs="Arial"/>
            <w:lang w:val="en-US"/>
          </w:rPr>
          <w:t>data be</w:t>
        </w:r>
        <w:r w:rsidR="00CC60EF">
          <w:rPr>
            <w:rFonts w:cs="Arial"/>
            <w:lang w:val="en-US"/>
          </w:rPr>
          <w:t>ing</w:t>
        </w:r>
        <w:r w:rsidR="00C069E4">
          <w:rPr>
            <w:rFonts w:cs="Arial"/>
            <w:lang w:val="en-US"/>
          </w:rPr>
          <w:t xml:space="preserve"> anonymized at the point of data processing.</w:t>
        </w:r>
      </w:ins>
      <w:r w:rsidR="009871F5">
        <w:rPr>
          <w:rFonts w:cs="Arial"/>
          <w:lang w:val="en-US"/>
        </w:rPr>
        <w:t xml:space="preserve"> </w:t>
      </w:r>
      <w:r w:rsidR="0064663A" w:rsidRPr="0064663A">
        <w:rPr>
          <w:rFonts w:cs="Arial"/>
          <w:lang w:val="en-US"/>
        </w:rPr>
        <w:t>​</w:t>
      </w:r>
      <w:r w:rsidRPr="003B3938">
        <w:rPr>
          <w:rFonts w:cs="Arial"/>
        </w:rPr>
        <w:t xml:space="preserve">Only the named researchers will have access to your identifiable data. If you </w:t>
      </w:r>
      <w:r w:rsidRPr="003B3938">
        <w:rPr>
          <w:rFonts w:cs="Arial"/>
        </w:rPr>
        <w:lastRenderedPageBreak/>
        <w:t xml:space="preserve">withdraw from the study all of your data will be destroyed. </w:t>
      </w:r>
      <w:ins w:id="2" w:author="Author">
        <w:r w:rsidR="00391520">
          <w:rPr>
            <w:rFonts w:cs="Arial"/>
          </w:rPr>
          <w:t xml:space="preserve">Personally identifiable data will be destroyed should you request it to be so. </w:t>
        </w:r>
      </w:ins>
      <w:r w:rsidR="00B712C6" w:rsidRPr="003B3938">
        <w:rPr>
          <w:rFonts w:cs="Arial"/>
        </w:rPr>
        <w:t xml:space="preserve">The findings may be published in </w:t>
      </w:r>
      <w:r w:rsidR="00713926" w:rsidRPr="003B3938">
        <w:rPr>
          <w:rFonts w:cs="Arial"/>
        </w:rPr>
        <w:t>academic</w:t>
      </w:r>
      <w:r w:rsidR="00B712C6" w:rsidRPr="003B3938">
        <w:rPr>
          <w:rFonts w:cs="Arial"/>
        </w:rPr>
        <w:t xml:space="preserve"> journals or presented at conferences, but this would not include any information that would let others know who you are.</w:t>
      </w:r>
      <w:r w:rsidR="00605E3F" w:rsidRPr="003B3938">
        <w:rPr>
          <w:rFonts w:cs="Arial"/>
        </w:rPr>
        <w:t xml:space="preserve"> </w:t>
      </w:r>
      <w:r w:rsidRPr="003B3938">
        <w:rPr>
          <w:rFonts w:cs="Arial"/>
        </w:rPr>
        <w:t>Training and race data</w:t>
      </w:r>
      <w:r w:rsidR="00713926" w:rsidRPr="003B3938">
        <w:rPr>
          <w:rFonts w:cs="Arial"/>
        </w:rPr>
        <w:t xml:space="preserve"> will be </w:t>
      </w:r>
      <w:r w:rsidR="00605E3F" w:rsidRPr="003B3938">
        <w:rPr>
          <w:rFonts w:cs="Arial"/>
        </w:rPr>
        <w:t>anonym</w:t>
      </w:r>
      <w:r w:rsidR="00713926" w:rsidRPr="003B3938">
        <w:rPr>
          <w:rFonts w:cs="Arial"/>
        </w:rPr>
        <w:t xml:space="preserve">ised </w:t>
      </w:r>
      <w:r w:rsidR="00605E3F" w:rsidRPr="003B3938">
        <w:rPr>
          <w:rFonts w:cs="Arial"/>
        </w:rPr>
        <w:t>using a participant code made up of numbers and letters</w:t>
      </w:r>
      <w:r w:rsidRPr="003B3938">
        <w:rPr>
          <w:rFonts w:cs="Arial"/>
        </w:rPr>
        <w:t xml:space="preserve"> prior to storage on Google Drive</w:t>
      </w:r>
      <w:r w:rsidR="00605E3F" w:rsidRPr="003B3938">
        <w:rPr>
          <w:rFonts w:cs="Arial"/>
        </w:rPr>
        <w:t xml:space="preserve">. We will hold your personal </w:t>
      </w:r>
      <w:r w:rsidR="00713926" w:rsidRPr="003B3938">
        <w:rPr>
          <w:rFonts w:cs="Arial"/>
        </w:rPr>
        <w:t>data</w:t>
      </w:r>
      <w:r w:rsidR="00605E3F" w:rsidRPr="003B3938">
        <w:rPr>
          <w:rFonts w:cs="Arial"/>
        </w:rPr>
        <w:t xml:space="preserve"> separately</w:t>
      </w:r>
      <w:r w:rsidRPr="003B3938">
        <w:rPr>
          <w:rFonts w:cs="Arial"/>
        </w:rPr>
        <w:t xml:space="preserve"> on password protected and secure servers at the University of Kent</w:t>
      </w:r>
      <w:r w:rsidR="00605E3F" w:rsidRPr="003B3938">
        <w:rPr>
          <w:rFonts w:cs="Arial"/>
        </w:rPr>
        <w:t xml:space="preserve">. </w:t>
      </w:r>
      <w:r w:rsidR="00713926" w:rsidRPr="003B3938">
        <w:rPr>
          <w:rFonts w:cs="Arial"/>
        </w:rPr>
        <w:t>Your</w:t>
      </w:r>
      <w:r w:rsidR="00605E3F" w:rsidRPr="003B3938">
        <w:rPr>
          <w:rFonts w:cs="Arial"/>
        </w:rPr>
        <w:t xml:space="preserve"> personal</w:t>
      </w:r>
      <w:r w:rsidR="00713926" w:rsidRPr="003B3938">
        <w:rPr>
          <w:rFonts w:cs="Arial"/>
        </w:rPr>
        <w:t>ly identifiable data</w:t>
      </w:r>
      <w:r w:rsidR="00605E3F" w:rsidRPr="003B3938">
        <w:rPr>
          <w:rFonts w:cs="Arial"/>
        </w:rPr>
        <w:t xml:space="preserve"> will be destroyed within 12 months of you completing the study. We will continue to hold the </w:t>
      </w:r>
      <w:r w:rsidR="00713926" w:rsidRPr="003B3938">
        <w:rPr>
          <w:rFonts w:cs="Arial"/>
        </w:rPr>
        <w:t xml:space="preserve">anonymised </w:t>
      </w:r>
      <w:r w:rsidR="00605E3F" w:rsidRPr="003B3938">
        <w:rPr>
          <w:rFonts w:cs="Arial"/>
        </w:rPr>
        <w:t>data for 5 years after the study has finished</w:t>
      </w:r>
      <w:r w:rsidR="00713926" w:rsidRPr="003B3938">
        <w:rPr>
          <w:rFonts w:cs="Arial"/>
        </w:rPr>
        <w:t xml:space="preserve"> to allow for publication of the results</w:t>
      </w:r>
      <w:r w:rsidR="00605E3F" w:rsidRPr="003B3938">
        <w:rPr>
          <w:rFonts w:cs="Arial"/>
        </w:rPr>
        <w:t xml:space="preserve">. </w:t>
      </w:r>
      <w:r w:rsidRPr="003B3938">
        <w:rPr>
          <w:rFonts w:cs="Arial"/>
          <w:lang w:val="en-US"/>
        </w:rPr>
        <w:t>If requested, you can receive a copy of study findings at the end of the study once the research paper has been drafted and submitted for publication.</w:t>
      </w:r>
    </w:p>
    <w:p w14:paraId="0B413A0D" w14:textId="77777777" w:rsidR="001D2ED7" w:rsidRDefault="001D2ED7" w:rsidP="001D2ED7">
      <w:pPr>
        <w:pStyle w:val="NormalWeb"/>
        <w:spacing w:before="0" w:beforeAutospacing="0" w:after="0" w:afterAutospacing="0" w:line="276" w:lineRule="auto"/>
        <w:jc w:val="both"/>
        <w:rPr>
          <w:rFonts w:ascii="Arial" w:hAnsi="Arial" w:cs="Arial"/>
          <w:bCs/>
          <w:sz w:val="22"/>
          <w:szCs w:val="22"/>
        </w:rPr>
      </w:pPr>
    </w:p>
    <w:p w14:paraId="072E5A5C" w14:textId="77777777" w:rsidR="00957B88" w:rsidRPr="003B3938" w:rsidRDefault="00957B88" w:rsidP="001D2ED7">
      <w:pPr>
        <w:pStyle w:val="NormalWeb"/>
        <w:spacing w:before="0" w:beforeAutospacing="0" w:after="0" w:afterAutospacing="0" w:line="276" w:lineRule="auto"/>
        <w:jc w:val="both"/>
        <w:rPr>
          <w:rFonts w:ascii="Arial" w:hAnsi="Arial" w:cs="Arial"/>
          <w:bCs/>
          <w:sz w:val="22"/>
          <w:szCs w:val="22"/>
        </w:rPr>
      </w:pPr>
    </w:p>
    <w:p w14:paraId="00A5072D" w14:textId="77777777" w:rsidR="00537280" w:rsidRPr="003B3938" w:rsidRDefault="00537280" w:rsidP="001D2ED7">
      <w:pPr>
        <w:spacing w:after="0" w:line="276" w:lineRule="auto"/>
        <w:jc w:val="both"/>
        <w:rPr>
          <w:rFonts w:cs="Arial"/>
          <w:b/>
          <w:color w:val="000000" w:themeColor="text1"/>
        </w:rPr>
      </w:pPr>
      <w:r w:rsidRPr="003B3938">
        <w:rPr>
          <w:rFonts w:cs="Arial"/>
          <w:b/>
          <w:color w:val="000000" w:themeColor="text1"/>
        </w:rPr>
        <w:t>How long does the study participation last for?</w:t>
      </w:r>
    </w:p>
    <w:p w14:paraId="127DC642" w14:textId="10A9F493" w:rsidR="00754F13" w:rsidRPr="003B3938" w:rsidRDefault="009949CB" w:rsidP="001D2ED7">
      <w:pPr>
        <w:spacing w:after="0" w:line="276" w:lineRule="auto"/>
        <w:jc w:val="both"/>
        <w:rPr>
          <w:rFonts w:cs="Arial"/>
          <w:color w:val="000000" w:themeColor="text1"/>
        </w:rPr>
      </w:pPr>
      <w:r w:rsidRPr="003B3938">
        <w:rPr>
          <w:rFonts w:cs="Arial"/>
          <w:color w:val="000000" w:themeColor="text1"/>
        </w:rPr>
        <w:t xml:space="preserve">We request that you participate in the study and allow access to your power meter data for </w:t>
      </w:r>
      <w:r w:rsidR="00434F10">
        <w:rPr>
          <w:rFonts w:cs="Arial"/>
          <w:color w:val="000000" w:themeColor="text1"/>
        </w:rPr>
        <w:t>a 12 week</w:t>
      </w:r>
      <w:r w:rsidR="003A52B1" w:rsidRPr="003B3938">
        <w:rPr>
          <w:rFonts w:cs="Arial"/>
          <w:color w:val="000000" w:themeColor="text1"/>
        </w:rPr>
        <w:t xml:space="preserve"> period</w:t>
      </w:r>
      <w:r w:rsidRPr="003B3938">
        <w:rPr>
          <w:rFonts w:cs="Arial"/>
          <w:color w:val="000000" w:themeColor="text1"/>
        </w:rPr>
        <w:t xml:space="preserve">. </w:t>
      </w:r>
      <w:r w:rsidR="003A52B1" w:rsidRPr="003B3938">
        <w:rPr>
          <w:rFonts w:cs="Arial"/>
          <w:lang w:val="en-US"/>
        </w:rPr>
        <w:t>Participating in the</w:t>
      </w:r>
      <w:r w:rsidR="004E66F9" w:rsidRPr="003B3938">
        <w:rPr>
          <w:rFonts w:cs="Arial"/>
          <w:lang w:val="en-US"/>
        </w:rPr>
        <w:t xml:space="preserve"> research </w:t>
      </w:r>
      <w:r w:rsidR="003A52B1" w:rsidRPr="003B3938">
        <w:rPr>
          <w:rFonts w:cs="Arial"/>
          <w:lang w:val="en-US"/>
        </w:rPr>
        <w:t>study</w:t>
      </w:r>
      <w:r w:rsidR="004E66F9" w:rsidRPr="003B3938">
        <w:rPr>
          <w:rFonts w:cs="Arial"/>
          <w:lang w:val="en-US"/>
        </w:rPr>
        <w:t xml:space="preserve"> is voluntary, </w:t>
      </w:r>
      <w:r w:rsidR="003A52B1" w:rsidRPr="003B3938">
        <w:rPr>
          <w:rFonts w:cs="Arial"/>
          <w:lang w:val="en-US"/>
        </w:rPr>
        <w:t xml:space="preserve">and </w:t>
      </w:r>
      <w:r w:rsidR="004E66F9" w:rsidRPr="003B3938">
        <w:rPr>
          <w:rFonts w:cs="Arial"/>
          <w:lang w:val="en-US"/>
        </w:rPr>
        <w:t>does not constitute a contract of employment or services</w:t>
      </w:r>
      <w:r w:rsidR="00B50FAB" w:rsidRPr="003B3938">
        <w:rPr>
          <w:rFonts w:cs="Arial"/>
          <w:lang w:val="en-US"/>
        </w:rPr>
        <w:t>.</w:t>
      </w:r>
    </w:p>
    <w:p w14:paraId="2C651518" w14:textId="77777777" w:rsidR="00862B5C" w:rsidRPr="003B3938" w:rsidRDefault="00862B5C" w:rsidP="001D2ED7">
      <w:pPr>
        <w:spacing w:after="0" w:line="276" w:lineRule="auto"/>
        <w:jc w:val="both"/>
        <w:rPr>
          <w:rFonts w:cs="Arial"/>
          <w:b/>
        </w:rPr>
      </w:pPr>
    </w:p>
    <w:p w14:paraId="0D0E6C2C" w14:textId="77777777" w:rsidR="00527EDD" w:rsidRPr="00957B88" w:rsidRDefault="00527EDD" w:rsidP="001D2ED7">
      <w:pPr>
        <w:spacing w:after="0" w:line="276" w:lineRule="auto"/>
        <w:jc w:val="both"/>
        <w:rPr>
          <w:rFonts w:cs="Arial"/>
          <w:b/>
          <w:sz w:val="24"/>
        </w:rPr>
      </w:pPr>
      <w:r w:rsidRPr="00957B88">
        <w:rPr>
          <w:rFonts w:cs="Arial"/>
          <w:b/>
          <w:sz w:val="24"/>
        </w:rPr>
        <w:t>Who is organising and funding the research?</w:t>
      </w:r>
    </w:p>
    <w:p w14:paraId="38EA8DA8" w14:textId="57C04BF2" w:rsidR="00BC1511" w:rsidRPr="003B3938" w:rsidRDefault="00B712C6" w:rsidP="001D2ED7">
      <w:pPr>
        <w:spacing w:after="0" w:line="276" w:lineRule="auto"/>
        <w:jc w:val="both"/>
        <w:rPr>
          <w:rFonts w:cs="Arial"/>
        </w:rPr>
      </w:pPr>
      <w:r w:rsidRPr="003B3938">
        <w:rPr>
          <w:rFonts w:cs="Arial"/>
        </w:rPr>
        <w:t xml:space="preserve">This research study is being organised and funded by the School of Sport and Exercise Sciences at the University of Kent. </w:t>
      </w:r>
      <w:r w:rsidR="00957B88">
        <w:rPr>
          <w:rFonts w:cs="Arial"/>
        </w:rPr>
        <w:t xml:space="preserve">This study has been ethically approved by the School of Sport and Exercise Sciences Research Ethics Committee. </w:t>
      </w:r>
    </w:p>
    <w:p w14:paraId="3CE6F19E" w14:textId="77777777" w:rsidR="00862B5C" w:rsidRPr="003B3938" w:rsidRDefault="00862B5C" w:rsidP="001D2ED7">
      <w:pPr>
        <w:spacing w:after="0" w:line="276" w:lineRule="auto"/>
        <w:jc w:val="both"/>
        <w:rPr>
          <w:rFonts w:cs="Arial"/>
          <w:b/>
        </w:rPr>
      </w:pPr>
    </w:p>
    <w:p w14:paraId="46939BAA" w14:textId="77777777" w:rsidR="003C22CA" w:rsidRPr="00957B88" w:rsidRDefault="00527EDD" w:rsidP="001D2ED7">
      <w:pPr>
        <w:spacing w:after="0" w:line="276" w:lineRule="auto"/>
        <w:jc w:val="both"/>
        <w:rPr>
          <w:rFonts w:cs="Arial"/>
          <w:b/>
          <w:sz w:val="24"/>
        </w:rPr>
      </w:pPr>
      <w:r w:rsidRPr="00957B88">
        <w:rPr>
          <w:rFonts w:cs="Arial"/>
          <w:b/>
          <w:sz w:val="24"/>
        </w:rPr>
        <w:t>If I have questions or concerns about this study, who can I contact?</w:t>
      </w:r>
    </w:p>
    <w:p w14:paraId="27C7A9B8" w14:textId="77777777" w:rsidR="0093785E" w:rsidRPr="003B3938" w:rsidRDefault="00D573E3" w:rsidP="001D2ED7">
      <w:pPr>
        <w:spacing w:after="0" w:line="276" w:lineRule="auto"/>
        <w:jc w:val="both"/>
        <w:rPr>
          <w:rStyle w:val="Hyperlink"/>
          <w:rFonts w:cs="Arial"/>
          <w:color w:val="auto"/>
          <w:lang w:val="en-US"/>
        </w:rPr>
      </w:pPr>
      <w:r w:rsidRPr="003B3938">
        <w:rPr>
          <w:rFonts w:cs="Arial"/>
        </w:rPr>
        <w:t xml:space="preserve">You can contact the principal researcher listed below for questions specifically related to this study. </w:t>
      </w:r>
    </w:p>
    <w:p w14:paraId="31C6ACF8" w14:textId="13735E26" w:rsidR="00746F9E" w:rsidRPr="003B3938" w:rsidRDefault="00746F9E" w:rsidP="001D2ED7">
      <w:pPr>
        <w:spacing w:after="0" w:line="276" w:lineRule="auto"/>
        <w:rPr>
          <w:rFonts w:cs="Arial"/>
        </w:rPr>
      </w:pPr>
      <w:r w:rsidRPr="003B3938">
        <w:rPr>
          <w:rFonts w:cs="Arial"/>
        </w:rPr>
        <w:t xml:space="preserve">Dr. </w:t>
      </w:r>
      <w:r w:rsidR="00113A85" w:rsidRPr="003B3938">
        <w:rPr>
          <w:rFonts w:cs="Arial"/>
        </w:rPr>
        <w:t>James Hopker</w:t>
      </w:r>
    </w:p>
    <w:p w14:paraId="2DE6779E" w14:textId="77777777" w:rsidR="00746F9E" w:rsidRPr="003B3938" w:rsidRDefault="00746F9E" w:rsidP="001D2ED7">
      <w:pPr>
        <w:spacing w:after="0" w:line="276" w:lineRule="auto"/>
        <w:rPr>
          <w:rFonts w:cs="Arial"/>
        </w:rPr>
      </w:pPr>
      <w:r w:rsidRPr="003B3938">
        <w:rPr>
          <w:rFonts w:cs="Arial"/>
        </w:rPr>
        <w:t xml:space="preserve">School of Sport and Exercise Sciences, </w:t>
      </w:r>
    </w:p>
    <w:p w14:paraId="7D87B3D9" w14:textId="77777777" w:rsidR="00746F9E" w:rsidRPr="003B3938" w:rsidRDefault="00746F9E" w:rsidP="001D2ED7">
      <w:pPr>
        <w:spacing w:after="0" w:line="276" w:lineRule="auto"/>
        <w:rPr>
          <w:rFonts w:cs="Arial"/>
        </w:rPr>
      </w:pPr>
      <w:r w:rsidRPr="003B3938">
        <w:rPr>
          <w:rFonts w:cs="Arial"/>
        </w:rPr>
        <w:t>University of Kent,</w:t>
      </w:r>
    </w:p>
    <w:p w14:paraId="5A0B88A9" w14:textId="77777777" w:rsidR="00746F9E" w:rsidRPr="003B3938" w:rsidRDefault="00746F9E" w:rsidP="001D2ED7">
      <w:pPr>
        <w:spacing w:after="0" w:line="276" w:lineRule="auto"/>
        <w:rPr>
          <w:rFonts w:cs="Arial"/>
        </w:rPr>
      </w:pPr>
      <w:r w:rsidRPr="003B3938">
        <w:rPr>
          <w:rFonts w:cs="Arial"/>
        </w:rPr>
        <w:t>Medway Building,</w:t>
      </w:r>
      <w:r w:rsidRPr="003B3938">
        <w:rPr>
          <w:rFonts w:cs="Arial"/>
        </w:rPr>
        <w:tab/>
      </w:r>
    </w:p>
    <w:p w14:paraId="0786ACEA" w14:textId="77777777" w:rsidR="00746F9E" w:rsidRPr="003B3938" w:rsidRDefault="00746F9E" w:rsidP="001D2ED7">
      <w:pPr>
        <w:spacing w:after="0" w:line="276" w:lineRule="auto"/>
        <w:rPr>
          <w:rFonts w:cs="Arial"/>
        </w:rPr>
      </w:pPr>
      <w:r w:rsidRPr="003B3938">
        <w:rPr>
          <w:rFonts w:cs="Arial"/>
        </w:rPr>
        <w:t>Chatham Maritime,</w:t>
      </w:r>
    </w:p>
    <w:p w14:paraId="54A4479A" w14:textId="0ACB698C" w:rsidR="00746F9E" w:rsidRPr="003B3938" w:rsidRDefault="00862B5C" w:rsidP="001D2ED7">
      <w:pPr>
        <w:spacing w:after="0" w:line="276" w:lineRule="auto"/>
        <w:rPr>
          <w:rFonts w:cs="Arial"/>
        </w:rPr>
      </w:pPr>
      <w:r w:rsidRPr="003B3938">
        <w:rPr>
          <w:rFonts w:cs="Arial"/>
        </w:rPr>
        <w:t>Kent</w:t>
      </w:r>
      <w:r w:rsidR="00746F9E" w:rsidRPr="003B3938">
        <w:rPr>
          <w:rFonts w:cs="Arial"/>
        </w:rPr>
        <w:t>, ME4 4AG</w:t>
      </w:r>
    </w:p>
    <w:p w14:paraId="338EC3FD" w14:textId="52377BC0" w:rsidR="007B7EC4" w:rsidRPr="003B3938" w:rsidRDefault="00746F9E" w:rsidP="001D2ED7">
      <w:pPr>
        <w:spacing w:after="0" w:line="276" w:lineRule="auto"/>
        <w:rPr>
          <w:rFonts w:cs="Arial"/>
        </w:rPr>
      </w:pPr>
      <w:r w:rsidRPr="003B3938">
        <w:rPr>
          <w:rFonts w:cs="Arial"/>
        </w:rPr>
        <w:t xml:space="preserve">Email: </w:t>
      </w:r>
      <w:r w:rsidR="00113A85" w:rsidRPr="003B3938">
        <w:rPr>
          <w:rFonts w:cs="Arial"/>
          <w:color w:val="4F81BD" w:themeColor="accent1"/>
          <w:u w:val="single"/>
        </w:rPr>
        <w:t>j.g.hopker</w:t>
      </w:r>
      <w:r w:rsidRPr="003B3938">
        <w:rPr>
          <w:rFonts w:cs="Arial"/>
          <w:color w:val="4F81BD" w:themeColor="accent1"/>
          <w:u w:val="single"/>
        </w:rPr>
        <w:t>@kent.ac.uk</w:t>
      </w:r>
    </w:p>
    <w:p w14:paraId="02D00136" w14:textId="77777777" w:rsidR="00862B5C" w:rsidRPr="003B3938" w:rsidRDefault="00862B5C" w:rsidP="001D2ED7">
      <w:pPr>
        <w:spacing w:after="0" w:line="276" w:lineRule="auto"/>
        <w:contextualSpacing/>
        <w:jc w:val="both"/>
        <w:rPr>
          <w:rFonts w:cs="Arial"/>
          <w:b/>
        </w:rPr>
      </w:pPr>
    </w:p>
    <w:p w14:paraId="0701A2FF" w14:textId="77777777" w:rsidR="00981DD8" w:rsidRPr="00957B88" w:rsidRDefault="00981DD8" w:rsidP="001D2ED7">
      <w:pPr>
        <w:spacing w:after="0" w:line="276" w:lineRule="auto"/>
        <w:contextualSpacing/>
        <w:jc w:val="both"/>
        <w:rPr>
          <w:rFonts w:cs="Arial"/>
          <w:sz w:val="24"/>
          <w:lang w:val="en-US"/>
        </w:rPr>
      </w:pPr>
      <w:r w:rsidRPr="00957B88">
        <w:rPr>
          <w:rFonts w:cs="Arial"/>
          <w:b/>
          <w:sz w:val="24"/>
        </w:rPr>
        <w:t>What if there is a problem?</w:t>
      </w:r>
    </w:p>
    <w:p w14:paraId="64D6BB32" w14:textId="29FEAF47" w:rsidR="00AC2384" w:rsidRPr="003B3938" w:rsidRDefault="00AC2384" w:rsidP="001D2ED7">
      <w:pPr>
        <w:spacing w:after="0" w:line="276" w:lineRule="auto"/>
        <w:contextualSpacing/>
        <w:jc w:val="both"/>
        <w:rPr>
          <w:rFonts w:cs="Arial"/>
        </w:rPr>
      </w:pPr>
      <w:r w:rsidRPr="003B3938">
        <w:rPr>
          <w:rFonts w:cs="Arial"/>
        </w:rPr>
        <w:t xml:space="preserve">If you have complaints or concerns about this research you can contact Professor Samuele Marcora, the Director of Research at the School of Sport and Exercise Sciences (e-mail: </w:t>
      </w:r>
      <w:hyperlink r:id="rId10" w:history="1">
        <w:r w:rsidRPr="003B3938">
          <w:rPr>
            <w:rStyle w:val="Hyperlink"/>
            <w:rFonts w:cs="Arial"/>
          </w:rPr>
          <w:t>s.m.marcora@kent.ac.uk</w:t>
        </w:r>
      </w:hyperlink>
      <w:r w:rsidRPr="003B3938">
        <w:rPr>
          <w:rFonts w:cs="Arial"/>
        </w:rPr>
        <w:t>).</w:t>
      </w:r>
    </w:p>
    <w:p w14:paraId="389CCC49" w14:textId="77777777" w:rsidR="00862B5C" w:rsidRPr="003B3938" w:rsidRDefault="00862B5C" w:rsidP="001D2ED7">
      <w:pPr>
        <w:spacing w:after="0" w:line="276" w:lineRule="auto"/>
        <w:contextualSpacing/>
        <w:jc w:val="both"/>
        <w:rPr>
          <w:rFonts w:cs="Arial"/>
          <w:b/>
        </w:rPr>
      </w:pPr>
    </w:p>
    <w:p w14:paraId="0F03700A" w14:textId="77777777" w:rsidR="00AC2384" w:rsidRPr="00957B88" w:rsidRDefault="00AC2384" w:rsidP="001D2ED7">
      <w:pPr>
        <w:spacing w:after="0" w:line="276" w:lineRule="auto"/>
        <w:contextualSpacing/>
        <w:jc w:val="both"/>
        <w:rPr>
          <w:rFonts w:cs="Arial"/>
          <w:b/>
          <w:sz w:val="24"/>
        </w:rPr>
      </w:pPr>
      <w:r w:rsidRPr="00957B88">
        <w:rPr>
          <w:rFonts w:cs="Arial"/>
          <w:b/>
          <w:sz w:val="24"/>
        </w:rPr>
        <w:t>What do I do now?</w:t>
      </w:r>
    </w:p>
    <w:p w14:paraId="11EDF877" w14:textId="2A96FBBB" w:rsidR="00981DD8" w:rsidRPr="003B3938" w:rsidRDefault="00AC2384" w:rsidP="001D2ED7">
      <w:pPr>
        <w:spacing w:after="0" w:line="276" w:lineRule="auto"/>
        <w:contextualSpacing/>
        <w:jc w:val="both"/>
        <w:rPr>
          <w:rFonts w:cs="Arial"/>
        </w:rPr>
      </w:pPr>
      <w:r w:rsidRPr="003B3938">
        <w:rPr>
          <w:rFonts w:cs="Arial"/>
        </w:rPr>
        <w:t>If you understand the information given in this form,</w:t>
      </w:r>
      <w:r w:rsidR="008F3B11" w:rsidRPr="003B3938">
        <w:rPr>
          <w:rFonts w:cs="Arial"/>
        </w:rPr>
        <w:t xml:space="preserve"> and wish to participate,</w:t>
      </w:r>
      <w:r w:rsidRPr="003B3938">
        <w:rPr>
          <w:rFonts w:cs="Arial"/>
        </w:rPr>
        <w:t xml:space="preserve"> then please fill in the attached consent form</w:t>
      </w:r>
      <w:r w:rsidR="00DB48B8" w:rsidRPr="003B3938">
        <w:rPr>
          <w:rFonts w:cs="Arial"/>
        </w:rPr>
        <w:t xml:space="preserve">, health questionnaire, and cycling experience questionnaire and return them all to Dr. James Hopker: </w:t>
      </w:r>
      <w:r w:rsidR="00DB48B8" w:rsidRPr="003B3938">
        <w:rPr>
          <w:rFonts w:cs="Arial"/>
          <w:color w:val="4F81BD" w:themeColor="accent1"/>
          <w:u w:val="single"/>
        </w:rPr>
        <w:t>j.g.hopker@kent.ac.uk</w:t>
      </w:r>
    </w:p>
    <w:p w14:paraId="7161B5FC" w14:textId="77777777" w:rsidR="00981DD8" w:rsidRPr="003B3938" w:rsidRDefault="00981DD8" w:rsidP="001D2ED7">
      <w:pPr>
        <w:spacing w:after="0" w:line="276" w:lineRule="auto"/>
        <w:jc w:val="both"/>
        <w:rPr>
          <w:rFonts w:cs="Arial"/>
          <w:b/>
        </w:rPr>
      </w:pPr>
    </w:p>
    <w:p w14:paraId="4C8F6CB2" w14:textId="77777777" w:rsidR="002F1F33" w:rsidRPr="003B3938" w:rsidRDefault="002F1F33" w:rsidP="001D2ED7">
      <w:pPr>
        <w:spacing w:after="0" w:line="276" w:lineRule="auto"/>
        <w:jc w:val="both"/>
        <w:rPr>
          <w:rFonts w:cs="Arial"/>
        </w:rPr>
      </w:pPr>
    </w:p>
    <w:sectPr w:rsidR="002F1F33" w:rsidRPr="003B3938" w:rsidSect="002C087C">
      <w:headerReference w:type="default" r:id="rId11"/>
      <w:footerReference w:type="even" r:id="rId12"/>
      <w:footerReference w:type="default" r:id="rId13"/>
      <w:pgSz w:w="11906" w:h="16838"/>
      <w:pgMar w:top="1134" w:right="1134" w:bottom="1134" w:left="113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63905B" w14:textId="77777777" w:rsidR="00D00ACB" w:rsidRDefault="00D00ACB" w:rsidP="00005AB9">
      <w:pPr>
        <w:spacing w:after="0"/>
      </w:pPr>
      <w:r>
        <w:separator/>
      </w:r>
    </w:p>
  </w:endnote>
  <w:endnote w:type="continuationSeparator" w:id="0">
    <w:p w14:paraId="032A4666" w14:textId="77777777" w:rsidR="00D00ACB" w:rsidRDefault="00D00ACB" w:rsidP="00005AB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panose1 w:val="02010600030101010101"/>
    <w:charset w:val="86"/>
    <w:family w:val="auto"/>
    <w:pitch w:val="variable"/>
    <w:sig w:usb0="00000003" w:usb1="288F0000" w:usb2="00000016" w:usb3="00000000" w:csb0="00040001" w:csb1="00000000"/>
  </w:font>
  <w:font w:name="ＭＳ 明朝">
    <w:charset w:val="80"/>
    <w:family w:val="roma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MS Mincho">
    <w:panose1 w:val="02020609040205080304"/>
    <w:charset w:val="80"/>
    <w:family w:val="roman"/>
    <w:pitch w:val="fixed"/>
    <w:sig w:usb0="E00002FF" w:usb1="6AC7FDFB" w:usb2="08000012" w:usb3="00000000" w:csb0="0002009F" w:csb1="00000000"/>
  </w:font>
  <w:font w:name="ＭＳ ゴシック">
    <w:charset w:val="80"/>
    <w:family w:val="swiss"/>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7C57AF" w14:textId="77777777" w:rsidR="00ED546D" w:rsidRDefault="00ED546D" w:rsidP="0009106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83CBAA0" w14:textId="77777777" w:rsidR="00ED546D" w:rsidRDefault="00ED546D" w:rsidP="00091066">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292C47" w14:textId="77777777" w:rsidR="00ED546D" w:rsidRDefault="00ED546D" w:rsidP="0009106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A49A1">
      <w:rPr>
        <w:rStyle w:val="PageNumber"/>
        <w:noProof/>
      </w:rPr>
      <w:t>2</w:t>
    </w:r>
    <w:r>
      <w:rPr>
        <w:rStyle w:val="PageNumber"/>
      </w:rPr>
      <w:fldChar w:fldCharType="end"/>
    </w:r>
  </w:p>
  <w:p w14:paraId="4A9484B9" w14:textId="6579B657" w:rsidR="00ED546D" w:rsidRPr="00407E58" w:rsidRDefault="00ED546D" w:rsidP="00091066">
    <w:pPr>
      <w:pStyle w:val="Footer"/>
      <w:ind w:right="360"/>
      <w:rPr>
        <w:sz w:val="20"/>
        <w:szCs w:val="20"/>
      </w:rPr>
    </w:pPr>
    <w:r w:rsidRPr="00091066">
      <w:rPr>
        <w:b/>
        <w:sz w:val="20"/>
        <w:szCs w:val="20"/>
      </w:rPr>
      <w:t xml:space="preserve">Version </w:t>
    </w:r>
    <w:r>
      <w:rPr>
        <w:b/>
        <w:sz w:val="20"/>
        <w:szCs w:val="20"/>
      </w:rPr>
      <w:t>1</w:t>
    </w:r>
    <w:r w:rsidR="00AB0A51">
      <w:rPr>
        <w:sz w:val="20"/>
        <w:szCs w:val="20"/>
      </w:rPr>
      <w:t xml:space="preserve"> – </w:t>
    </w:r>
    <w:r w:rsidR="00E97EA1">
      <w:rPr>
        <w:sz w:val="20"/>
        <w:szCs w:val="20"/>
      </w:rPr>
      <w:t>12</w:t>
    </w:r>
    <w:r w:rsidR="00AB0A51">
      <w:rPr>
        <w:sz w:val="20"/>
        <w:szCs w:val="20"/>
      </w:rPr>
      <w:t>/0</w:t>
    </w:r>
    <w:r w:rsidR="00E97EA1">
      <w:rPr>
        <w:sz w:val="20"/>
        <w:szCs w:val="20"/>
      </w:rPr>
      <w:t>5</w:t>
    </w:r>
    <w:r w:rsidR="00AB0A51">
      <w:rPr>
        <w:sz w:val="20"/>
        <w:szCs w:val="20"/>
      </w:rPr>
      <w:t>/201</w:t>
    </w:r>
    <w:r w:rsidR="00E97EA1">
      <w:rPr>
        <w:sz w:val="20"/>
        <w:szCs w:val="20"/>
      </w:rPr>
      <w:t>7</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FE13B8" w14:textId="77777777" w:rsidR="00D00ACB" w:rsidRDefault="00D00ACB" w:rsidP="00005AB9">
      <w:pPr>
        <w:spacing w:after="0"/>
      </w:pPr>
      <w:r>
        <w:separator/>
      </w:r>
    </w:p>
  </w:footnote>
  <w:footnote w:type="continuationSeparator" w:id="0">
    <w:p w14:paraId="31F4CBA7" w14:textId="77777777" w:rsidR="00D00ACB" w:rsidRDefault="00D00ACB" w:rsidP="00005AB9">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A186D7" w14:textId="4C6BC6EC" w:rsidR="00ED546D" w:rsidRPr="007D369E" w:rsidRDefault="00ED546D">
    <w:pPr>
      <w:pStyle w:val="Header"/>
      <w:rPr>
        <w:b/>
        <w:sz w:val="24"/>
        <w:szCs w:val="24"/>
      </w:rPr>
    </w:pPr>
    <w:r>
      <w:rPr>
        <w:noProof/>
        <w:lang w:val="en-US" w:eastAsia="en-US"/>
      </w:rPr>
      <mc:AlternateContent>
        <mc:Choice Requires="wps">
          <w:drawing>
            <wp:anchor distT="0" distB="0" distL="114300" distR="114300" simplePos="0" relativeHeight="251660288" behindDoc="0" locked="0" layoutInCell="1" allowOverlap="1" wp14:anchorId="71B71E50" wp14:editId="1912CD63">
              <wp:simplePos x="0" y="0"/>
              <wp:positionH relativeFrom="column">
                <wp:posOffset>4841240</wp:posOffset>
              </wp:positionH>
              <wp:positionV relativeFrom="paragraph">
                <wp:posOffset>-332740</wp:posOffset>
              </wp:positionV>
              <wp:extent cx="1253490" cy="935990"/>
              <wp:effectExtent l="0" t="0" r="3810" b="0"/>
              <wp:wrapSquare wrapText="bothSides"/>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3490" cy="9359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5E1F38" w14:textId="77777777" w:rsidR="00ED546D" w:rsidRPr="00005AB9" w:rsidRDefault="00ED546D" w:rsidP="00005AB9">
                          <w:r>
                            <w:rPr>
                              <w:noProof/>
                              <w:lang w:val="en-US" w:eastAsia="en-US"/>
                            </w:rPr>
                            <w:drawing>
                              <wp:inline distT="0" distB="0" distL="0" distR="0" wp14:anchorId="1086E92D" wp14:editId="22AC0DC2">
                                <wp:extent cx="1171796" cy="791702"/>
                                <wp:effectExtent l="19050" t="0" r="9304" b="0"/>
                                <wp:docPr id="1" name="Picture 0" descr="Uok_Logo_RGB294[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ok_Logo_RGB294[1].tif"/>
                                        <pic:cNvPicPr/>
                                      </pic:nvPicPr>
                                      <pic:blipFill>
                                        <a:blip r:embed="rId1"/>
                                        <a:stretch>
                                          <a:fillRect/>
                                        </a:stretch>
                                      </pic:blipFill>
                                      <pic:spPr>
                                        <a:xfrm>
                                          <a:off x="0" y="0"/>
                                          <a:ext cx="1175807" cy="794412"/>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B71E50" id="_x0000_t202" coordsize="21600,21600" o:spt="202" path="m0,0l0,21600,21600,21600,21600,0xe">
              <v:stroke joinstyle="miter"/>
              <v:path gradientshapeok="t" o:connecttype="rect"/>
            </v:shapetype>
            <v:shape id="Text Box 1" o:spid="_x0000_s1026" type="#_x0000_t202" style="position:absolute;margin-left:381.2pt;margin-top:-26.15pt;width:98.7pt;height:73.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" stroked="f">
              <v:textbox>
                <w:txbxContent>
                  <w:p w14:paraId="015E1F38" w14:textId="77777777" w:rsidR="00ED546D" w:rsidRPr="00005AB9" w:rsidRDefault="00ED546D" w:rsidP="00005AB9">
                    <w:r>
                      <w:rPr>
                        <w:noProof/>
                        <w:lang w:val="en-US" w:eastAsia="en-US"/>
                      </w:rPr>
                      <w:drawing>
                        <wp:inline distT="0" distB="0" distL="0" distR="0" wp14:anchorId="1086E92D" wp14:editId="22AC0DC2">
                          <wp:extent cx="1171796" cy="791702"/>
                          <wp:effectExtent l="19050" t="0" r="9304" b="0"/>
                          <wp:docPr id="1" name="Picture 0" descr="Uok_Logo_RGB294[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ok_Logo_RGB294[1].tif"/>
                                  <pic:cNvPicPr/>
                                </pic:nvPicPr>
                                <pic:blipFill>
                                  <a:blip r:embed="rId2"/>
                                  <a:stretch>
                                    <a:fillRect/>
                                  </a:stretch>
                                </pic:blipFill>
                                <pic:spPr>
                                  <a:xfrm>
                                    <a:off x="0" y="0"/>
                                    <a:ext cx="1175807" cy="794412"/>
                                  </a:xfrm>
                                  <a:prstGeom prst="rect">
                                    <a:avLst/>
                                  </a:prstGeom>
                                </pic:spPr>
                              </pic:pic>
                            </a:graphicData>
                          </a:graphic>
                        </wp:inline>
                      </w:drawing>
                    </w:r>
                  </w:p>
                </w:txbxContent>
              </v:textbox>
              <w10:wrap type="square"/>
            </v:shape>
          </w:pict>
        </mc:Fallback>
      </mc:AlternateContent>
    </w:r>
    <w:r w:rsidRPr="007D369E">
      <w:rPr>
        <w:b/>
        <w:sz w:val="24"/>
        <w:szCs w:val="24"/>
      </w:rPr>
      <w:t>PARTICIPANT INFORMATION SHEET</w:t>
    </w:r>
    <w:r w:rsidR="00AB0A51">
      <w:rPr>
        <w:b/>
        <w:sz w:val="24"/>
        <w:szCs w:val="24"/>
      </w:rPr>
      <w:t xml:space="preserve"> </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4D62853"/>
    <w:multiLevelType w:val="hybridMultilevel"/>
    <w:tmpl w:val="7C4AA20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60C3C68"/>
    <w:multiLevelType w:val="hybridMultilevel"/>
    <w:tmpl w:val="4D6477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859015C"/>
    <w:multiLevelType w:val="hybridMultilevel"/>
    <w:tmpl w:val="F97A796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nsid w:val="0C582D06"/>
    <w:multiLevelType w:val="hybridMultilevel"/>
    <w:tmpl w:val="EC922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F17EF2"/>
    <w:multiLevelType w:val="hybridMultilevel"/>
    <w:tmpl w:val="BF56BC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6904A84"/>
    <w:multiLevelType w:val="hybridMultilevel"/>
    <w:tmpl w:val="EC7AA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4627E8F"/>
    <w:multiLevelType w:val="hybridMultilevel"/>
    <w:tmpl w:val="FE6C02B8"/>
    <w:lvl w:ilvl="0" w:tplc="08090001">
      <w:start w:val="1"/>
      <w:numFmt w:val="bullet"/>
      <w:lvlText w:val=""/>
      <w:lvlJc w:val="left"/>
      <w:pPr>
        <w:tabs>
          <w:tab w:val="num" w:pos="644"/>
        </w:tabs>
        <w:ind w:left="644" w:hanging="360"/>
      </w:pPr>
      <w:rPr>
        <w:rFonts w:ascii="Symbol" w:hAnsi="Symbol" w:hint="default"/>
        <w:sz w:val="24"/>
        <w:szCs w:val="24"/>
      </w:rPr>
    </w:lvl>
    <w:lvl w:ilvl="1" w:tplc="08090003">
      <w:start w:val="1"/>
      <w:numFmt w:val="bullet"/>
      <w:lvlText w:val="o"/>
      <w:lvlJc w:val="left"/>
      <w:pPr>
        <w:tabs>
          <w:tab w:val="num" w:pos="1364"/>
        </w:tabs>
        <w:ind w:left="1364" w:hanging="360"/>
      </w:pPr>
      <w:rPr>
        <w:rFonts w:ascii="Courier New" w:hAnsi="Courier New" w:cs="Courier New" w:hint="default"/>
      </w:rPr>
    </w:lvl>
    <w:lvl w:ilvl="2" w:tplc="08090005" w:tentative="1">
      <w:start w:val="1"/>
      <w:numFmt w:val="bullet"/>
      <w:lvlText w:val=""/>
      <w:lvlJc w:val="left"/>
      <w:pPr>
        <w:tabs>
          <w:tab w:val="num" w:pos="2084"/>
        </w:tabs>
        <w:ind w:left="2084" w:hanging="360"/>
      </w:pPr>
      <w:rPr>
        <w:rFonts w:ascii="Wingdings" w:hAnsi="Wingdings" w:hint="default"/>
      </w:rPr>
    </w:lvl>
    <w:lvl w:ilvl="3" w:tplc="08090001" w:tentative="1">
      <w:start w:val="1"/>
      <w:numFmt w:val="bullet"/>
      <w:lvlText w:val=""/>
      <w:lvlJc w:val="left"/>
      <w:pPr>
        <w:tabs>
          <w:tab w:val="num" w:pos="2804"/>
        </w:tabs>
        <w:ind w:left="2804" w:hanging="360"/>
      </w:pPr>
      <w:rPr>
        <w:rFonts w:ascii="Symbol" w:hAnsi="Symbol" w:hint="default"/>
      </w:rPr>
    </w:lvl>
    <w:lvl w:ilvl="4" w:tplc="08090003" w:tentative="1">
      <w:start w:val="1"/>
      <w:numFmt w:val="bullet"/>
      <w:lvlText w:val="o"/>
      <w:lvlJc w:val="left"/>
      <w:pPr>
        <w:tabs>
          <w:tab w:val="num" w:pos="3524"/>
        </w:tabs>
        <w:ind w:left="3524" w:hanging="360"/>
      </w:pPr>
      <w:rPr>
        <w:rFonts w:ascii="Courier New" w:hAnsi="Courier New" w:cs="Courier New" w:hint="default"/>
      </w:rPr>
    </w:lvl>
    <w:lvl w:ilvl="5" w:tplc="08090005" w:tentative="1">
      <w:start w:val="1"/>
      <w:numFmt w:val="bullet"/>
      <w:lvlText w:val=""/>
      <w:lvlJc w:val="left"/>
      <w:pPr>
        <w:tabs>
          <w:tab w:val="num" w:pos="4244"/>
        </w:tabs>
        <w:ind w:left="4244" w:hanging="360"/>
      </w:pPr>
      <w:rPr>
        <w:rFonts w:ascii="Wingdings" w:hAnsi="Wingdings" w:hint="default"/>
      </w:rPr>
    </w:lvl>
    <w:lvl w:ilvl="6" w:tplc="08090001" w:tentative="1">
      <w:start w:val="1"/>
      <w:numFmt w:val="bullet"/>
      <w:lvlText w:val=""/>
      <w:lvlJc w:val="left"/>
      <w:pPr>
        <w:tabs>
          <w:tab w:val="num" w:pos="4964"/>
        </w:tabs>
        <w:ind w:left="4964" w:hanging="360"/>
      </w:pPr>
      <w:rPr>
        <w:rFonts w:ascii="Symbol" w:hAnsi="Symbol" w:hint="default"/>
      </w:rPr>
    </w:lvl>
    <w:lvl w:ilvl="7" w:tplc="08090003" w:tentative="1">
      <w:start w:val="1"/>
      <w:numFmt w:val="bullet"/>
      <w:lvlText w:val="o"/>
      <w:lvlJc w:val="left"/>
      <w:pPr>
        <w:tabs>
          <w:tab w:val="num" w:pos="5684"/>
        </w:tabs>
        <w:ind w:left="5684" w:hanging="360"/>
      </w:pPr>
      <w:rPr>
        <w:rFonts w:ascii="Courier New" w:hAnsi="Courier New" w:cs="Courier New" w:hint="default"/>
      </w:rPr>
    </w:lvl>
    <w:lvl w:ilvl="8" w:tplc="08090005" w:tentative="1">
      <w:start w:val="1"/>
      <w:numFmt w:val="bullet"/>
      <w:lvlText w:val=""/>
      <w:lvlJc w:val="left"/>
      <w:pPr>
        <w:tabs>
          <w:tab w:val="num" w:pos="6404"/>
        </w:tabs>
        <w:ind w:left="6404" w:hanging="360"/>
      </w:pPr>
      <w:rPr>
        <w:rFonts w:ascii="Wingdings" w:hAnsi="Wingdings" w:hint="default"/>
      </w:rPr>
    </w:lvl>
  </w:abstractNum>
  <w:abstractNum w:abstractNumId="8">
    <w:nsid w:val="25E5043A"/>
    <w:multiLevelType w:val="hybridMultilevel"/>
    <w:tmpl w:val="9080E97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nsid w:val="288B1929"/>
    <w:multiLevelType w:val="hybridMultilevel"/>
    <w:tmpl w:val="015A1F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2A3D315A"/>
    <w:multiLevelType w:val="hybridMultilevel"/>
    <w:tmpl w:val="F50C73F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nsid w:val="33E3582E"/>
    <w:multiLevelType w:val="hybridMultilevel"/>
    <w:tmpl w:val="B4E2BDF6"/>
    <w:lvl w:ilvl="0" w:tplc="398873CE">
      <w:start w:val="1"/>
      <w:numFmt w:val="decimal"/>
      <w:lvlText w:val="%1."/>
      <w:lvlJc w:val="left"/>
      <w:pPr>
        <w:tabs>
          <w:tab w:val="num" w:pos="644"/>
        </w:tabs>
        <w:ind w:left="644" w:hanging="360"/>
      </w:pPr>
      <w:rPr>
        <w:rFonts w:ascii="Arial" w:eastAsia="Times New Roman" w:hAnsi="Arial" w:cs="Arial"/>
        <w:sz w:val="24"/>
        <w:szCs w:val="24"/>
      </w:rPr>
    </w:lvl>
    <w:lvl w:ilvl="1" w:tplc="08090003">
      <w:start w:val="1"/>
      <w:numFmt w:val="bullet"/>
      <w:lvlText w:val="o"/>
      <w:lvlJc w:val="left"/>
      <w:pPr>
        <w:tabs>
          <w:tab w:val="num" w:pos="1364"/>
        </w:tabs>
        <w:ind w:left="1364" w:hanging="360"/>
      </w:pPr>
      <w:rPr>
        <w:rFonts w:ascii="Courier New" w:hAnsi="Courier New" w:cs="Courier New" w:hint="default"/>
      </w:rPr>
    </w:lvl>
    <w:lvl w:ilvl="2" w:tplc="08090005" w:tentative="1">
      <w:start w:val="1"/>
      <w:numFmt w:val="bullet"/>
      <w:lvlText w:val=""/>
      <w:lvlJc w:val="left"/>
      <w:pPr>
        <w:tabs>
          <w:tab w:val="num" w:pos="2084"/>
        </w:tabs>
        <w:ind w:left="2084" w:hanging="360"/>
      </w:pPr>
      <w:rPr>
        <w:rFonts w:ascii="Wingdings" w:hAnsi="Wingdings" w:hint="default"/>
      </w:rPr>
    </w:lvl>
    <w:lvl w:ilvl="3" w:tplc="08090001" w:tentative="1">
      <w:start w:val="1"/>
      <w:numFmt w:val="bullet"/>
      <w:lvlText w:val=""/>
      <w:lvlJc w:val="left"/>
      <w:pPr>
        <w:tabs>
          <w:tab w:val="num" w:pos="2804"/>
        </w:tabs>
        <w:ind w:left="2804" w:hanging="360"/>
      </w:pPr>
      <w:rPr>
        <w:rFonts w:ascii="Symbol" w:hAnsi="Symbol" w:hint="default"/>
      </w:rPr>
    </w:lvl>
    <w:lvl w:ilvl="4" w:tplc="08090003" w:tentative="1">
      <w:start w:val="1"/>
      <w:numFmt w:val="bullet"/>
      <w:lvlText w:val="o"/>
      <w:lvlJc w:val="left"/>
      <w:pPr>
        <w:tabs>
          <w:tab w:val="num" w:pos="3524"/>
        </w:tabs>
        <w:ind w:left="3524" w:hanging="360"/>
      </w:pPr>
      <w:rPr>
        <w:rFonts w:ascii="Courier New" w:hAnsi="Courier New" w:cs="Courier New" w:hint="default"/>
      </w:rPr>
    </w:lvl>
    <w:lvl w:ilvl="5" w:tplc="08090005" w:tentative="1">
      <w:start w:val="1"/>
      <w:numFmt w:val="bullet"/>
      <w:lvlText w:val=""/>
      <w:lvlJc w:val="left"/>
      <w:pPr>
        <w:tabs>
          <w:tab w:val="num" w:pos="4244"/>
        </w:tabs>
        <w:ind w:left="4244" w:hanging="360"/>
      </w:pPr>
      <w:rPr>
        <w:rFonts w:ascii="Wingdings" w:hAnsi="Wingdings" w:hint="default"/>
      </w:rPr>
    </w:lvl>
    <w:lvl w:ilvl="6" w:tplc="08090001" w:tentative="1">
      <w:start w:val="1"/>
      <w:numFmt w:val="bullet"/>
      <w:lvlText w:val=""/>
      <w:lvlJc w:val="left"/>
      <w:pPr>
        <w:tabs>
          <w:tab w:val="num" w:pos="4964"/>
        </w:tabs>
        <w:ind w:left="4964" w:hanging="360"/>
      </w:pPr>
      <w:rPr>
        <w:rFonts w:ascii="Symbol" w:hAnsi="Symbol" w:hint="default"/>
      </w:rPr>
    </w:lvl>
    <w:lvl w:ilvl="7" w:tplc="08090003" w:tentative="1">
      <w:start w:val="1"/>
      <w:numFmt w:val="bullet"/>
      <w:lvlText w:val="o"/>
      <w:lvlJc w:val="left"/>
      <w:pPr>
        <w:tabs>
          <w:tab w:val="num" w:pos="5684"/>
        </w:tabs>
        <w:ind w:left="5684" w:hanging="360"/>
      </w:pPr>
      <w:rPr>
        <w:rFonts w:ascii="Courier New" w:hAnsi="Courier New" w:cs="Courier New" w:hint="default"/>
      </w:rPr>
    </w:lvl>
    <w:lvl w:ilvl="8" w:tplc="08090005" w:tentative="1">
      <w:start w:val="1"/>
      <w:numFmt w:val="bullet"/>
      <w:lvlText w:val=""/>
      <w:lvlJc w:val="left"/>
      <w:pPr>
        <w:tabs>
          <w:tab w:val="num" w:pos="6404"/>
        </w:tabs>
        <w:ind w:left="6404" w:hanging="360"/>
      </w:pPr>
      <w:rPr>
        <w:rFonts w:ascii="Wingdings" w:hAnsi="Wingdings" w:hint="default"/>
      </w:rPr>
    </w:lvl>
  </w:abstractNum>
  <w:abstractNum w:abstractNumId="12">
    <w:nsid w:val="3D5D5559"/>
    <w:multiLevelType w:val="hybridMultilevel"/>
    <w:tmpl w:val="F4423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8505A0D"/>
    <w:multiLevelType w:val="hybridMultilevel"/>
    <w:tmpl w:val="E244E33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nsid w:val="48DF610F"/>
    <w:multiLevelType w:val="hybridMultilevel"/>
    <w:tmpl w:val="7CC2BFD4"/>
    <w:lvl w:ilvl="0" w:tplc="66DC8A4E">
      <w:start w:val="24"/>
      <w:numFmt w:val="bullet"/>
      <w:lvlText w:val="-"/>
      <w:lvlJc w:val="left"/>
      <w:pPr>
        <w:ind w:left="720" w:hanging="360"/>
      </w:pPr>
      <w:rPr>
        <w:rFonts w:ascii="Calibri" w:eastAsia="SimSun" w:hAnsi="Calibri"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498126ED"/>
    <w:multiLevelType w:val="hybridMultilevel"/>
    <w:tmpl w:val="1B56207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nsid w:val="4A5864AE"/>
    <w:multiLevelType w:val="hybridMultilevel"/>
    <w:tmpl w:val="E1DC561E"/>
    <w:lvl w:ilvl="0" w:tplc="CEBA2A4A">
      <w:start w:val="5"/>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58004FEB"/>
    <w:multiLevelType w:val="hybridMultilevel"/>
    <w:tmpl w:val="7F0EA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C502A87"/>
    <w:multiLevelType w:val="hybridMultilevel"/>
    <w:tmpl w:val="588EBA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D903920"/>
    <w:multiLevelType w:val="hybridMultilevel"/>
    <w:tmpl w:val="CA00EF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693F645D"/>
    <w:multiLevelType w:val="hybridMultilevel"/>
    <w:tmpl w:val="04BC045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AD659D1"/>
    <w:multiLevelType w:val="hybridMultilevel"/>
    <w:tmpl w:val="86DE78C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730258D2"/>
    <w:multiLevelType w:val="hybridMultilevel"/>
    <w:tmpl w:val="C2060F58"/>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34328B8"/>
    <w:multiLevelType w:val="hybridMultilevel"/>
    <w:tmpl w:val="8CD66E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79684E5B"/>
    <w:multiLevelType w:val="hybridMultilevel"/>
    <w:tmpl w:val="63D69D8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3"/>
  </w:num>
  <w:num w:numId="3">
    <w:abstractNumId w:val="13"/>
  </w:num>
  <w:num w:numId="4">
    <w:abstractNumId w:val="24"/>
  </w:num>
  <w:num w:numId="5">
    <w:abstractNumId w:val="17"/>
  </w:num>
  <w:num w:numId="6">
    <w:abstractNumId w:val="12"/>
  </w:num>
  <w:num w:numId="7">
    <w:abstractNumId w:val="22"/>
  </w:num>
  <w:num w:numId="8">
    <w:abstractNumId w:val="20"/>
  </w:num>
  <w:num w:numId="9">
    <w:abstractNumId w:val="11"/>
  </w:num>
  <w:num w:numId="10">
    <w:abstractNumId w:val="4"/>
  </w:num>
  <w:num w:numId="11">
    <w:abstractNumId w:val="21"/>
  </w:num>
  <w:num w:numId="12">
    <w:abstractNumId w:val="2"/>
  </w:num>
  <w:num w:numId="13">
    <w:abstractNumId w:val="10"/>
  </w:num>
  <w:num w:numId="14">
    <w:abstractNumId w:val="1"/>
  </w:num>
  <w:num w:numId="15">
    <w:abstractNumId w:val="7"/>
  </w:num>
  <w:num w:numId="16">
    <w:abstractNumId w:val="15"/>
  </w:num>
  <w:num w:numId="17">
    <w:abstractNumId w:val="9"/>
  </w:num>
  <w:num w:numId="18">
    <w:abstractNumId w:val="19"/>
  </w:num>
  <w:num w:numId="19">
    <w:abstractNumId w:val="6"/>
  </w:num>
  <w:num w:numId="20">
    <w:abstractNumId w:val="5"/>
  </w:num>
  <w:num w:numId="21">
    <w:abstractNumId w:val="23"/>
  </w:num>
  <w:num w:numId="22">
    <w:abstractNumId w:val="0"/>
  </w:num>
  <w:num w:numId="23">
    <w:abstractNumId w:val="14"/>
  </w:num>
  <w:num w:numId="24">
    <w:abstractNumId w:val="18"/>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removePersonalInformation/>
  <w:removeDateAndTime/>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5AB9"/>
    <w:rsid w:val="000012A3"/>
    <w:rsid w:val="000051FF"/>
    <w:rsid w:val="00005AB9"/>
    <w:rsid w:val="00005CF4"/>
    <w:rsid w:val="00006AE8"/>
    <w:rsid w:val="00010BD1"/>
    <w:rsid w:val="00010F3E"/>
    <w:rsid w:val="00013732"/>
    <w:rsid w:val="0001409E"/>
    <w:rsid w:val="000216B6"/>
    <w:rsid w:val="000273D2"/>
    <w:rsid w:val="00034279"/>
    <w:rsid w:val="00043590"/>
    <w:rsid w:val="00046C7A"/>
    <w:rsid w:val="00047259"/>
    <w:rsid w:val="00054A3A"/>
    <w:rsid w:val="00067ED7"/>
    <w:rsid w:val="0008175D"/>
    <w:rsid w:val="000857AB"/>
    <w:rsid w:val="00091066"/>
    <w:rsid w:val="00092423"/>
    <w:rsid w:val="00093A97"/>
    <w:rsid w:val="00096E8A"/>
    <w:rsid w:val="000A2D63"/>
    <w:rsid w:val="000A5EE8"/>
    <w:rsid w:val="000A657A"/>
    <w:rsid w:val="000A6DFA"/>
    <w:rsid w:val="000C6C72"/>
    <w:rsid w:val="000D246C"/>
    <w:rsid w:val="000D5566"/>
    <w:rsid w:val="000F228B"/>
    <w:rsid w:val="000F2439"/>
    <w:rsid w:val="000F5052"/>
    <w:rsid w:val="000F5FE0"/>
    <w:rsid w:val="00104B24"/>
    <w:rsid w:val="00107D02"/>
    <w:rsid w:val="00113A85"/>
    <w:rsid w:val="001159D5"/>
    <w:rsid w:val="0012014F"/>
    <w:rsid w:val="001279CE"/>
    <w:rsid w:val="00130566"/>
    <w:rsid w:val="001308C1"/>
    <w:rsid w:val="00136A80"/>
    <w:rsid w:val="0014106E"/>
    <w:rsid w:val="001433DB"/>
    <w:rsid w:val="001473A2"/>
    <w:rsid w:val="001527BC"/>
    <w:rsid w:val="0015410A"/>
    <w:rsid w:val="00154F19"/>
    <w:rsid w:val="001566C9"/>
    <w:rsid w:val="00157672"/>
    <w:rsid w:val="00167F3E"/>
    <w:rsid w:val="001704AC"/>
    <w:rsid w:val="001726F0"/>
    <w:rsid w:val="001842CF"/>
    <w:rsid w:val="001849FE"/>
    <w:rsid w:val="0018569E"/>
    <w:rsid w:val="00187450"/>
    <w:rsid w:val="00190FC1"/>
    <w:rsid w:val="001948A9"/>
    <w:rsid w:val="00196C3B"/>
    <w:rsid w:val="001A5C2E"/>
    <w:rsid w:val="001B2751"/>
    <w:rsid w:val="001B4CE8"/>
    <w:rsid w:val="001B64E6"/>
    <w:rsid w:val="001C1C21"/>
    <w:rsid w:val="001C372C"/>
    <w:rsid w:val="001C615C"/>
    <w:rsid w:val="001C6A4D"/>
    <w:rsid w:val="001C74B7"/>
    <w:rsid w:val="001D02BC"/>
    <w:rsid w:val="001D21B7"/>
    <w:rsid w:val="001D25FD"/>
    <w:rsid w:val="001D2ED7"/>
    <w:rsid w:val="001E0460"/>
    <w:rsid w:val="001E2686"/>
    <w:rsid w:val="001E2F36"/>
    <w:rsid w:val="001E4E2D"/>
    <w:rsid w:val="001F2213"/>
    <w:rsid w:val="001F49E5"/>
    <w:rsid w:val="001F6A91"/>
    <w:rsid w:val="002147A2"/>
    <w:rsid w:val="00223973"/>
    <w:rsid w:val="002400F8"/>
    <w:rsid w:val="00243C4B"/>
    <w:rsid w:val="00264F10"/>
    <w:rsid w:val="00285429"/>
    <w:rsid w:val="002972EB"/>
    <w:rsid w:val="002A149A"/>
    <w:rsid w:val="002A2552"/>
    <w:rsid w:val="002A6D72"/>
    <w:rsid w:val="002B3E9A"/>
    <w:rsid w:val="002C087C"/>
    <w:rsid w:val="002C13C8"/>
    <w:rsid w:val="002C21B8"/>
    <w:rsid w:val="002D5665"/>
    <w:rsid w:val="002D7B5A"/>
    <w:rsid w:val="002E0070"/>
    <w:rsid w:val="002E02BB"/>
    <w:rsid w:val="002E7A6D"/>
    <w:rsid w:val="002F1F33"/>
    <w:rsid w:val="002F4C93"/>
    <w:rsid w:val="002F6F27"/>
    <w:rsid w:val="002F7390"/>
    <w:rsid w:val="0030123C"/>
    <w:rsid w:val="00302717"/>
    <w:rsid w:val="00323E05"/>
    <w:rsid w:val="003323DD"/>
    <w:rsid w:val="00335107"/>
    <w:rsid w:val="00335370"/>
    <w:rsid w:val="003362BA"/>
    <w:rsid w:val="00337871"/>
    <w:rsid w:val="003379BD"/>
    <w:rsid w:val="00340B89"/>
    <w:rsid w:val="00342EC4"/>
    <w:rsid w:val="00344C83"/>
    <w:rsid w:val="00345209"/>
    <w:rsid w:val="00345DD1"/>
    <w:rsid w:val="003479BB"/>
    <w:rsid w:val="00353DD1"/>
    <w:rsid w:val="00361A32"/>
    <w:rsid w:val="00363B7D"/>
    <w:rsid w:val="00364168"/>
    <w:rsid w:val="003663BB"/>
    <w:rsid w:val="00372207"/>
    <w:rsid w:val="00372C8B"/>
    <w:rsid w:val="00381E47"/>
    <w:rsid w:val="003858E2"/>
    <w:rsid w:val="00391520"/>
    <w:rsid w:val="00397DAE"/>
    <w:rsid w:val="003A0E36"/>
    <w:rsid w:val="003A1A85"/>
    <w:rsid w:val="003A52B1"/>
    <w:rsid w:val="003B07C1"/>
    <w:rsid w:val="003B0ECF"/>
    <w:rsid w:val="003B3938"/>
    <w:rsid w:val="003B44AA"/>
    <w:rsid w:val="003C22CA"/>
    <w:rsid w:val="003D1816"/>
    <w:rsid w:val="003D49ED"/>
    <w:rsid w:val="003D5213"/>
    <w:rsid w:val="003D6F2B"/>
    <w:rsid w:val="003D781F"/>
    <w:rsid w:val="003E075B"/>
    <w:rsid w:val="003E3176"/>
    <w:rsid w:val="003F19F5"/>
    <w:rsid w:val="003F47AA"/>
    <w:rsid w:val="003F62B6"/>
    <w:rsid w:val="00404E52"/>
    <w:rsid w:val="00405221"/>
    <w:rsid w:val="00407E58"/>
    <w:rsid w:val="0041557D"/>
    <w:rsid w:val="00417059"/>
    <w:rsid w:val="00425E41"/>
    <w:rsid w:val="004264AD"/>
    <w:rsid w:val="00434996"/>
    <w:rsid w:val="00434F10"/>
    <w:rsid w:val="00437189"/>
    <w:rsid w:val="00442E8C"/>
    <w:rsid w:val="00453755"/>
    <w:rsid w:val="00455664"/>
    <w:rsid w:val="00462700"/>
    <w:rsid w:val="00462EDE"/>
    <w:rsid w:val="00467DB9"/>
    <w:rsid w:val="00471A5A"/>
    <w:rsid w:val="00472B4B"/>
    <w:rsid w:val="00474865"/>
    <w:rsid w:val="00481266"/>
    <w:rsid w:val="00482876"/>
    <w:rsid w:val="004931A6"/>
    <w:rsid w:val="004A2BF0"/>
    <w:rsid w:val="004B34B1"/>
    <w:rsid w:val="004B672A"/>
    <w:rsid w:val="004C2C93"/>
    <w:rsid w:val="004E0F0A"/>
    <w:rsid w:val="004E5147"/>
    <w:rsid w:val="004E66F9"/>
    <w:rsid w:val="004E7833"/>
    <w:rsid w:val="004F424E"/>
    <w:rsid w:val="00513039"/>
    <w:rsid w:val="00513F01"/>
    <w:rsid w:val="00515392"/>
    <w:rsid w:val="00515804"/>
    <w:rsid w:val="00516FBA"/>
    <w:rsid w:val="00520D26"/>
    <w:rsid w:val="005251EA"/>
    <w:rsid w:val="0052662C"/>
    <w:rsid w:val="0052738D"/>
    <w:rsid w:val="00527EDD"/>
    <w:rsid w:val="00532821"/>
    <w:rsid w:val="00536CED"/>
    <w:rsid w:val="00537280"/>
    <w:rsid w:val="00547CB3"/>
    <w:rsid w:val="005536A6"/>
    <w:rsid w:val="00555EEE"/>
    <w:rsid w:val="00560B8C"/>
    <w:rsid w:val="00562F1B"/>
    <w:rsid w:val="0058331C"/>
    <w:rsid w:val="005937C7"/>
    <w:rsid w:val="00595F17"/>
    <w:rsid w:val="005962E6"/>
    <w:rsid w:val="0059795E"/>
    <w:rsid w:val="005A02E3"/>
    <w:rsid w:val="005A152B"/>
    <w:rsid w:val="005A624C"/>
    <w:rsid w:val="005B23D1"/>
    <w:rsid w:val="005C25C3"/>
    <w:rsid w:val="005D1110"/>
    <w:rsid w:val="005D79FE"/>
    <w:rsid w:val="005F1183"/>
    <w:rsid w:val="00605543"/>
    <w:rsid w:val="00605CBC"/>
    <w:rsid w:val="00605DD9"/>
    <w:rsid w:val="00605E3F"/>
    <w:rsid w:val="00606393"/>
    <w:rsid w:val="00621C73"/>
    <w:rsid w:val="00621D54"/>
    <w:rsid w:val="00624D0E"/>
    <w:rsid w:val="00641035"/>
    <w:rsid w:val="0064663A"/>
    <w:rsid w:val="00652F21"/>
    <w:rsid w:val="00652F5F"/>
    <w:rsid w:val="00655C1D"/>
    <w:rsid w:val="00662196"/>
    <w:rsid w:val="0066381B"/>
    <w:rsid w:val="00665BE8"/>
    <w:rsid w:val="006700C4"/>
    <w:rsid w:val="00676F65"/>
    <w:rsid w:val="00683859"/>
    <w:rsid w:val="00683FF2"/>
    <w:rsid w:val="00693541"/>
    <w:rsid w:val="006A0B40"/>
    <w:rsid w:val="006A412B"/>
    <w:rsid w:val="006A7AA6"/>
    <w:rsid w:val="006B158B"/>
    <w:rsid w:val="006B275F"/>
    <w:rsid w:val="006B2B40"/>
    <w:rsid w:val="006B41DD"/>
    <w:rsid w:val="006B6165"/>
    <w:rsid w:val="006B620E"/>
    <w:rsid w:val="006B6F0B"/>
    <w:rsid w:val="006B705E"/>
    <w:rsid w:val="006C0EB5"/>
    <w:rsid w:val="006C2EF6"/>
    <w:rsid w:val="006C4214"/>
    <w:rsid w:val="006E77C5"/>
    <w:rsid w:val="006F0BE0"/>
    <w:rsid w:val="006F2118"/>
    <w:rsid w:val="007045E4"/>
    <w:rsid w:val="007053A1"/>
    <w:rsid w:val="0070576A"/>
    <w:rsid w:val="00713926"/>
    <w:rsid w:val="00715ABB"/>
    <w:rsid w:val="00722FFE"/>
    <w:rsid w:val="00725681"/>
    <w:rsid w:val="0074552E"/>
    <w:rsid w:val="00746F9E"/>
    <w:rsid w:val="0074734B"/>
    <w:rsid w:val="00754F13"/>
    <w:rsid w:val="00761A3C"/>
    <w:rsid w:val="00762293"/>
    <w:rsid w:val="00763C23"/>
    <w:rsid w:val="00765530"/>
    <w:rsid w:val="00771075"/>
    <w:rsid w:val="007874C8"/>
    <w:rsid w:val="007934F4"/>
    <w:rsid w:val="0079764C"/>
    <w:rsid w:val="007A2CEB"/>
    <w:rsid w:val="007A6685"/>
    <w:rsid w:val="007B468E"/>
    <w:rsid w:val="007B74CD"/>
    <w:rsid w:val="007B759E"/>
    <w:rsid w:val="007B7EC4"/>
    <w:rsid w:val="007C1CCE"/>
    <w:rsid w:val="007C214F"/>
    <w:rsid w:val="007D369E"/>
    <w:rsid w:val="007E19E7"/>
    <w:rsid w:val="007E5B15"/>
    <w:rsid w:val="007F2047"/>
    <w:rsid w:val="0080107E"/>
    <w:rsid w:val="00801756"/>
    <w:rsid w:val="00815273"/>
    <w:rsid w:val="00816662"/>
    <w:rsid w:val="008234FD"/>
    <w:rsid w:val="00850C6F"/>
    <w:rsid w:val="00852D3C"/>
    <w:rsid w:val="00862B5C"/>
    <w:rsid w:val="00865AC5"/>
    <w:rsid w:val="00871001"/>
    <w:rsid w:val="0088364B"/>
    <w:rsid w:val="00884306"/>
    <w:rsid w:val="00885218"/>
    <w:rsid w:val="0088680A"/>
    <w:rsid w:val="0089122E"/>
    <w:rsid w:val="008B624D"/>
    <w:rsid w:val="008C280C"/>
    <w:rsid w:val="008E370C"/>
    <w:rsid w:val="008F326E"/>
    <w:rsid w:val="008F3B11"/>
    <w:rsid w:val="008F66A4"/>
    <w:rsid w:val="00901943"/>
    <w:rsid w:val="00904207"/>
    <w:rsid w:val="0090471E"/>
    <w:rsid w:val="00912904"/>
    <w:rsid w:val="009328C7"/>
    <w:rsid w:val="00933DCB"/>
    <w:rsid w:val="00935345"/>
    <w:rsid w:val="0093785E"/>
    <w:rsid w:val="00943F91"/>
    <w:rsid w:val="00957B88"/>
    <w:rsid w:val="00960B68"/>
    <w:rsid w:val="00967538"/>
    <w:rsid w:val="00967AB0"/>
    <w:rsid w:val="00975649"/>
    <w:rsid w:val="0098055F"/>
    <w:rsid w:val="00981DD8"/>
    <w:rsid w:val="009871F5"/>
    <w:rsid w:val="00990AEF"/>
    <w:rsid w:val="009936B3"/>
    <w:rsid w:val="009949CB"/>
    <w:rsid w:val="009A0323"/>
    <w:rsid w:val="009A32C9"/>
    <w:rsid w:val="009B59A8"/>
    <w:rsid w:val="009D0951"/>
    <w:rsid w:val="009D202A"/>
    <w:rsid w:val="009D2FF9"/>
    <w:rsid w:val="009D7959"/>
    <w:rsid w:val="009E2446"/>
    <w:rsid w:val="009F32F6"/>
    <w:rsid w:val="009F572F"/>
    <w:rsid w:val="00A1019D"/>
    <w:rsid w:val="00A13B87"/>
    <w:rsid w:val="00A2260E"/>
    <w:rsid w:val="00A23155"/>
    <w:rsid w:val="00A403F1"/>
    <w:rsid w:val="00A41DC1"/>
    <w:rsid w:val="00A71EF5"/>
    <w:rsid w:val="00A9092B"/>
    <w:rsid w:val="00A971A5"/>
    <w:rsid w:val="00A97E0F"/>
    <w:rsid w:val="00A97FB5"/>
    <w:rsid w:val="00AA1E19"/>
    <w:rsid w:val="00AA33C7"/>
    <w:rsid w:val="00AA49A1"/>
    <w:rsid w:val="00AA748A"/>
    <w:rsid w:val="00AB0A51"/>
    <w:rsid w:val="00AC2384"/>
    <w:rsid w:val="00AE19E8"/>
    <w:rsid w:val="00AE3C0B"/>
    <w:rsid w:val="00AE481A"/>
    <w:rsid w:val="00AF216D"/>
    <w:rsid w:val="00B01436"/>
    <w:rsid w:val="00B02D84"/>
    <w:rsid w:val="00B1382B"/>
    <w:rsid w:val="00B15265"/>
    <w:rsid w:val="00B15A61"/>
    <w:rsid w:val="00B16966"/>
    <w:rsid w:val="00B202FB"/>
    <w:rsid w:val="00B34DDA"/>
    <w:rsid w:val="00B40D44"/>
    <w:rsid w:val="00B508AB"/>
    <w:rsid w:val="00B50E38"/>
    <w:rsid w:val="00B50FAB"/>
    <w:rsid w:val="00B642BB"/>
    <w:rsid w:val="00B712C6"/>
    <w:rsid w:val="00B754AD"/>
    <w:rsid w:val="00B763D2"/>
    <w:rsid w:val="00B90BB0"/>
    <w:rsid w:val="00B923B2"/>
    <w:rsid w:val="00B954D0"/>
    <w:rsid w:val="00BA03DB"/>
    <w:rsid w:val="00BA16DA"/>
    <w:rsid w:val="00BA19EC"/>
    <w:rsid w:val="00BA1DBE"/>
    <w:rsid w:val="00BB4491"/>
    <w:rsid w:val="00BB474A"/>
    <w:rsid w:val="00BC1511"/>
    <w:rsid w:val="00BE0A9D"/>
    <w:rsid w:val="00BE1DE6"/>
    <w:rsid w:val="00BF34E0"/>
    <w:rsid w:val="00BF5A59"/>
    <w:rsid w:val="00C069E4"/>
    <w:rsid w:val="00C07690"/>
    <w:rsid w:val="00C108DD"/>
    <w:rsid w:val="00C1090D"/>
    <w:rsid w:val="00C15B73"/>
    <w:rsid w:val="00C26646"/>
    <w:rsid w:val="00C2703D"/>
    <w:rsid w:val="00C32A29"/>
    <w:rsid w:val="00C420CC"/>
    <w:rsid w:val="00C46006"/>
    <w:rsid w:val="00C461D9"/>
    <w:rsid w:val="00C470E6"/>
    <w:rsid w:val="00C51654"/>
    <w:rsid w:val="00C53D1D"/>
    <w:rsid w:val="00C60FEB"/>
    <w:rsid w:val="00C628FD"/>
    <w:rsid w:val="00C66333"/>
    <w:rsid w:val="00C71423"/>
    <w:rsid w:val="00C8134C"/>
    <w:rsid w:val="00C847A2"/>
    <w:rsid w:val="00C90CAD"/>
    <w:rsid w:val="00C95C89"/>
    <w:rsid w:val="00CA0B53"/>
    <w:rsid w:val="00CB33A2"/>
    <w:rsid w:val="00CB413A"/>
    <w:rsid w:val="00CB6900"/>
    <w:rsid w:val="00CC1169"/>
    <w:rsid w:val="00CC60EF"/>
    <w:rsid w:val="00CD58AF"/>
    <w:rsid w:val="00CE439A"/>
    <w:rsid w:val="00CE4D4A"/>
    <w:rsid w:val="00CF2283"/>
    <w:rsid w:val="00CF27EA"/>
    <w:rsid w:val="00CF5EFF"/>
    <w:rsid w:val="00CF6755"/>
    <w:rsid w:val="00D00ACB"/>
    <w:rsid w:val="00D054C2"/>
    <w:rsid w:val="00D07987"/>
    <w:rsid w:val="00D4438C"/>
    <w:rsid w:val="00D464E5"/>
    <w:rsid w:val="00D51EA9"/>
    <w:rsid w:val="00D52BC6"/>
    <w:rsid w:val="00D53196"/>
    <w:rsid w:val="00D55827"/>
    <w:rsid w:val="00D573E3"/>
    <w:rsid w:val="00D61381"/>
    <w:rsid w:val="00D762A0"/>
    <w:rsid w:val="00D807FA"/>
    <w:rsid w:val="00D81284"/>
    <w:rsid w:val="00D9167A"/>
    <w:rsid w:val="00DB1E2F"/>
    <w:rsid w:val="00DB48B8"/>
    <w:rsid w:val="00DB75CA"/>
    <w:rsid w:val="00DC018F"/>
    <w:rsid w:val="00DC590D"/>
    <w:rsid w:val="00DC6337"/>
    <w:rsid w:val="00DC7FFC"/>
    <w:rsid w:val="00DD0441"/>
    <w:rsid w:val="00DD23C5"/>
    <w:rsid w:val="00DD462A"/>
    <w:rsid w:val="00DD60B0"/>
    <w:rsid w:val="00DD6281"/>
    <w:rsid w:val="00DD76F3"/>
    <w:rsid w:val="00DE6BB3"/>
    <w:rsid w:val="00DF0A57"/>
    <w:rsid w:val="00DF15BA"/>
    <w:rsid w:val="00DF39A4"/>
    <w:rsid w:val="00E04D05"/>
    <w:rsid w:val="00E073E6"/>
    <w:rsid w:val="00E12D97"/>
    <w:rsid w:val="00E23754"/>
    <w:rsid w:val="00E2762F"/>
    <w:rsid w:val="00E32D25"/>
    <w:rsid w:val="00E37E24"/>
    <w:rsid w:val="00E41E39"/>
    <w:rsid w:val="00E46976"/>
    <w:rsid w:val="00E53B17"/>
    <w:rsid w:val="00E67539"/>
    <w:rsid w:val="00E74FD8"/>
    <w:rsid w:val="00E82E64"/>
    <w:rsid w:val="00E861A1"/>
    <w:rsid w:val="00E87F40"/>
    <w:rsid w:val="00E9441E"/>
    <w:rsid w:val="00E969F9"/>
    <w:rsid w:val="00E97EA1"/>
    <w:rsid w:val="00EA5781"/>
    <w:rsid w:val="00EB71A3"/>
    <w:rsid w:val="00EC355F"/>
    <w:rsid w:val="00EC53C0"/>
    <w:rsid w:val="00ED546D"/>
    <w:rsid w:val="00EE0CC7"/>
    <w:rsid w:val="00EF2A7A"/>
    <w:rsid w:val="00F016D7"/>
    <w:rsid w:val="00F0487C"/>
    <w:rsid w:val="00F054A4"/>
    <w:rsid w:val="00F119FA"/>
    <w:rsid w:val="00F1627C"/>
    <w:rsid w:val="00F207E6"/>
    <w:rsid w:val="00F27706"/>
    <w:rsid w:val="00F42539"/>
    <w:rsid w:val="00F46D0E"/>
    <w:rsid w:val="00F470A9"/>
    <w:rsid w:val="00F5162D"/>
    <w:rsid w:val="00F54B65"/>
    <w:rsid w:val="00F639F5"/>
    <w:rsid w:val="00F63B2F"/>
    <w:rsid w:val="00F651A8"/>
    <w:rsid w:val="00F66988"/>
    <w:rsid w:val="00F71AC5"/>
    <w:rsid w:val="00F77468"/>
    <w:rsid w:val="00F81660"/>
    <w:rsid w:val="00F90DB4"/>
    <w:rsid w:val="00F94C5F"/>
    <w:rsid w:val="00FA33CE"/>
    <w:rsid w:val="00FA63CB"/>
    <w:rsid w:val="00FB0CD0"/>
    <w:rsid w:val="00FB39E7"/>
    <w:rsid w:val="00FB3EC1"/>
    <w:rsid w:val="00FD0087"/>
    <w:rsid w:val="00FD34C5"/>
    <w:rsid w:val="00FD5D22"/>
    <w:rsid w:val="00FD68CD"/>
    <w:rsid w:val="00FE10A9"/>
    <w:rsid w:val="00FF14F1"/>
    <w:rsid w:val="00FF72B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2F132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EastAsia" w:hAnsi="Arial" w:cstheme="minorBidi"/>
        <w:sz w:val="22"/>
        <w:szCs w:val="22"/>
        <w:lang w:val="en-GB" w:eastAsia="zh-CN" w:bidi="ar-SA"/>
      </w:rPr>
    </w:rPrDefault>
    <w:pPrDefault>
      <w:pPr>
        <w:spacing w:after="200"/>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108D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05AB9"/>
    <w:pPr>
      <w:tabs>
        <w:tab w:val="center" w:pos="4513"/>
        <w:tab w:val="right" w:pos="9026"/>
      </w:tabs>
      <w:spacing w:after="0"/>
    </w:pPr>
  </w:style>
  <w:style w:type="character" w:customStyle="1" w:styleId="HeaderChar">
    <w:name w:val="Header Char"/>
    <w:basedOn w:val="DefaultParagraphFont"/>
    <w:link w:val="Header"/>
    <w:uiPriority w:val="99"/>
    <w:rsid w:val="00005AB9"/>
  </w:style>
  <w:style w:type="paragraph" w:styleId="Footer">
    <w:name w:val="footer"/>
    <w:basedOn w:val="Normal"/>
    <w:link w:val="FooterChar"/>
    <w:uiPriority w:val="99"/>
    <w:unhideWhenUsed/>
    <w:rsid w:val="00005AB9"/>
    <w:pPr>
      <w:tabs>
        <w:tab w:val="center" w:pos="4513"/>
        <w:tab w:val="right" w:pos="9026"/>
      </w:tabs>
      <w:spacing w:after="0"/>
    </w:pPr>
  </w:style>
  <w:style w:type="character" w:customStyle="1" w:styleId="FooterChar">
    <w:name w:val="Footer Char"/>
    <w:basedOn w:val="DefaultParagraphFont"/>
    <w:link w:val="Footer"/>
    <w:uiPriority w:val="99"/>
    <w:rsid w:val="00005AB9"/>
  </w:style>
  <w:style w:type="paragraph" w:styleId="BalloonText">
    <w:name w:val="Balloon Text"/>
    <w:basedOn w:val="Normal"/>
    <w:link w:val="BalloonTextChar"/>
    <w:uiPriority w:val="99"/>
    <w:semiHidden/>
    <w:unhideWhenUsed/>
    <w:rsid w:val="00005AB9"/>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5AB9"/>
    <w:rPr>
      <w:rFonts w:ascii="Tahoma" w:hAnsi="Tahoma" w:cs="Tahoma"/>
      <w:sz w:val="16"/>
      <w:szCs w:val="16"/>
    </w:rPr>
  </w:style>
  <w:style w:type="paragraph" w:styleId="ListParagraph">
    <w:name w:val="List Paragraph"/>
    <w:basedOn w:val="Normal"/>
    <w:uiPriority w:val="34"/>
    <w:qFormat/>
    <w:rsid w:val="00005AB9"/>
    <w:pPr>
      <w:ind w:left="720"/>
      <w:contextualSpacing/>
    </w:pPr>
  </w:style>
  <w:style w:type="paragraph" w:styleId="CommentText">
    <w:name w:val="annotation text"/>
    <w:basedOn w:val="Normal"/>
    <w:link w:val="CommentTextChar"/>
    <w:uiPriority w:val="99"/>
    <w:unhideWhenUsed/>
    <w:rsid w:val="00771075"/>
    <w:pPr>
      <w:spacing w:after="0"/>
      <w:jc w:val="right"/>
    </w:pPr>
    <w:rPr>
      <w:rFonts w:eastAsia="Times New Roman" w:cs="Times New Roman"/>
      <w:sz w:val="20"/>
      <w:szCs w:val="20"/>
      <w:lang w:val="en-AU" w:eastAsia="en-US"/>
    </w:rPr>
  </w:style>
  <w:style w:type="character" w:customStyle="1" w:styleId="CommentTextChar">
    <w:name w:val="Comment Text Char"/>
    <w:basedOn w:val="DefaultParagraphFont"/>
    <w:link w:val="CommentText"/>
    <w:uiPriority w:val="99"/>
    <w:rsid w:val="00771075"/>
    <w:rPr>
      <w:rFonts w:eastAsia="Times New Roman" w:cs="Times New Roman"/>
      <w:sz w:val="20"/>
      <w:szCs w:val="20"/>
      <w:lang w:val="en-AU" w:eastAsia="en-US"/>
    </w:rPr>
  </w:style>
  <w:style w:type="paragraph" w:styleId="BodyText">
    <w:name w:val="Body Text"/>
    <w:basedOn w:val="Normal"/>
    <w:link w:val="BodyTextChar"/>
    <w:rsid w:val="00A97E0F"/>
    <w:pPr>
      <w:tabs>
        <w:tab w:val="left" w:pos="720"/>
        <w:tab w:val="left" w:pos="1440"/>
        <w:tab w:val="left" w:pos="2160"/>
        <w:tab w:val="left" w:pos="2880"/>
        <w:tab w:val="left" w:pos="4680"/>
        <w:tab w:val="left" w:pos="5400"/>
        <w:tab w:val="right" w:pos="9000"/>
      </w:tabs>
      <w:autoSpaceDE w:val="0"/>
      <w:autoSpaceDN w:val="0"/>
      <w:spacing w:after="120" w:line="240" w:lineRule="atLeast"/>
      <w:jc w:val="both"/>
    </w:pPr>
    <w:rPr>
      <w:rFonts w:ascii="Times New Roman" w:eastAsia="Times New Roman" w:hAnsi="Times New Roman" w:cs="Times New Roman"/>
      <w:sz w:val="24"/>
      <w:szCs w:val="24"/>
      <w:lang w:eastAsia="en-US"/>
    </w:rPr>
  </w:style>
  <w:style w:type="character" w:customStyle="1" w:styleId="BodyTextChar">
    <w:name w:val="Body Text Char"/>
    <w:basedOn w:val="DefaultParagraphFont"/>
    <w:link w:val="BodyText"/>
    <w:rsid w:val="00A97E0F"/>
    <w:rPr>
      <w:rFonts w:ascii="Times New Roman" w:eastAsia="Times New Roman" w:hAnsi="Times New Roman" w:cs="Times New Roman"/>
      <w:sz w:val="24"/>
      <w:szCs w:val="24"/>
      <w:lang w:eastAsia="en-US"/>
    </w:rPr>
  </w:style>
  <w:style w:type="paragraph" w:styleId="NormalWeb">
    <w:name w:val="Normal (Web)"/>
    <w:basedOn w:val="Normal"/>
    <w:uiPriority w:val="99"/>
    <w:rsid w:val="00CD58AF"/>
    <w:pPr>
      <w:spacing w:before="100" w:beforeAutospacing="1" w:after="100" w:afterAutospacing="1"/>
    </w:pPr>
    <w:rPr>
      <w:rFonts w:ascii="Times New Roman" w:eastAsia="Times New Roman" w:hAnsi="Times New Roman" w:cs="Times New Roman"/>
      <w:sz w:val="24"/>
      <w:szCs w:val="24"/>
      <w:lang w:val="en-US" w:eastAsia="en-US"/>
    </w:rPr>
  </w:style>
  <w:style w:type="paragraph" w:styleId="Title">
    <w:name w:val="Title"/>
    <w:basedOn w:val="Normal"/>
    <w:link w:val="TitleChar"/>
    <w:qFormat/>
    <w:rsid w:val="00130566"/>
    <w:pPr>
      <w:spacing w:after="0"/>
      <w:ind w:left="-567" w:right="566"/>
      <w:jc w:val="center"/>
    </w:pPr>
    <w:rPr>
      <w:rFonts w:ascii="Times New Roman" w:eastAsia="Times New Roman" w:hAnsi="Times New Roman" w:cs="Times New Roman"/>
      <w:b/>
      <w:bCs/>
      <w:sz w:val="24"/>
      <w:szCs w:val="20"/>
      <w:u w:val="single"/>
      <w:lang w:eastAsia="en-US"/>
    </w:rPr>
  </w:style>
  <w:style w:type="character" w:customStyle="1" w:styleId="TitleChar">
    <w:name w:val="Title Char"/>
    <w:basedOn w:val="DefaultParagraphFont"/>
    <w:link w:val="Title"/>
    <w:rsid w:val="00130566"/>
    <w:rPr>
      <w:rFonts w:ascii="Times New Roman" w:eastAsia="Times New Roman" w:hAnsi="Times New Roman" w:cs="Times New Roman"/>
      <w:b/>
      <w:bCs/>
      <w:sz w:val="24"/>
      <w:szCs w:val="20"/>
      <w:u w:val="single"/>
      <w:lang w:eastAsia="en-US"/>
    </w:rPr>
  </w:style>
  <w:style w:type="paragraph" w:styleId="FootnoteText">
    <w:name w:val="footnote text"/>
    <w:basedOn w:val="Normal"/>
    <w:link w:val="FootnoteTextChar"/>
    <w:semiHidden/>
    <w:rsid w:val="00130566"/>
    <w:pPr>
      <w:spacing w:after="0"/>
    </w:pPr>
    <w:rPr>
      <w:rFonts w:ascii="Garamond" w:eastAsia="Times New Roman" w:hAnsi="Garamond" w:cs="Times New Roman"/>
      <w:sz w:val="20"/>
      <w:szCs w:val="20"/>
      <w:lang w:eastAsia="en-US"/>
    </w:rPr>
  </w:style>
  <w:style w:type="character" w:customStyle="1" w:styleId="FootnoteTextChar">
    <w:name w:val="Footnote Text Char"/>
    <w:basedOn w:val="DefaultParagraphFont"/>
    <w:link w:val="FootnoteText"/>
    <w:semiHidden/>
    <w:rsid w:val="00130566"/>
    <w:rPr>
      <w:rFonts w:ascii="Garamond" w:eastAsia="Times New Roman" w:hAnsi="Garamond" w:cs="Times New Roman"/>
      <w:sz w:val="20"/>
      <w:szCs w:val="20"/>
      <w:lang w:eastAsia="en-US"/>
    </w:rPr>
  </w:style>
  <w:style w:type="character" w:styleId="FootnoteReference">
    <w:name w:val="footnote reference"/>
    <w:semiHidden/>
    <w:rsid w:val="00130566"/>
    <w:rPr>
      <w:vertAlign w:val="superscript"/>
    </w:rPr>
  </w:style>
  <w:style w:type="character" w:styleId="PageNumber">
    <w:name w:val="page number"/>
    <w:basedOn w:val="DefaultParagraphFont"/>
    <w:uiPriority w:val="99"/>
    <w:semiHidden/>
    <w:unhideWhenUsed/>
    <w:rsid w:val="00091066"/>
  </w:style>
  <w:style w:type="character" w:styleId="CommentReference">
    <w:name w:val="annotation reference"/>
    <w:basedOn w:val="DefaultParagraphFont"/>
    <w:uiPriority w:val="99"/>
    <w:semiHidden/>
    <w:unhideWhenUsed/>
    <w:rsid w:val="00960B68"/>
    <w:rPr>
      <w:sz w:val="18"/>
      <w:szCs w:val="18"/>
    </w:rPr>
  </w:style>
  <w:style w:type="paragraph" w:styleId="CommentSubject">
    <w:name w:val="annotation subject"/>
    <w:basedOn w:val="CommentText"/>
    <w:next w:val="CommentText"/>
    <w:link w:val="CommentSubjectChar"/>
    <w:uiPriority w:val="99"/>
    <w:semiHidden/>
    <w:unhideWhenUsed/>
    <w:rsid w:val="00960B68"/>
    <w:pPr>
      <w:spacing w:after="200"/>
      <w:jc w:val="left"/>
    </w:pPr>
    <w:rPr>
      <w:rFonts w:eastAsiaTheme="minorEastAsia" w:cstheme="minorBidi"/>
      <w:b/>
      <w:bCs/>
      <w:lang w:val="en-GB" w:eastAsia="zh-CN"/>
    </w:rPr>
  </w:style>
  <w:style w:type="character" w:customStyle="1" w:styleId="CommentSubjectChar">
    <w:name w:val="Comment Subject Char"/>
    <w:basedOn w:val="CommentTextChar"/>
    <w:link w:val="CommentSubject"/>
    <w:uiPriority w:val="99"/>
    <w:semiHidden/>
    <w:rsid w:val="00960B68"/>
    <w:rPr>
      <w:rFonts w:eastAsia="Times New Roman" w:cs="Times New Roman"/>
      <w:b/>
      <w:bCs/>
      <w:sz w:val="20"/>
      <w:szCs w:val="20"/>
      <w:lang w:val="en-AU" w:eastAsia="en-US"/>
    </w:rPr>
  </w:style>
  <w:style w:type="character" w:styleId="Hyperlink">
    <w:name w:val="Hyperlink"/>
    <w:basedOn w:val="DefaultParagraphFont"/>
    <w:uiPriority w:val="99"/>
    <w:unhideWhenUsed/>
    <w:rsid w:val="00981DD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6330990">
      <w:bodyDiv w:val="1"/>
      <w:marLeft w:val="0"/>
      <w:marRight w:val="0"/>
      <w:marTop w:val="0"/>
      <w:marBottom w:val="0"/>
      <w:divBdr>
        <w:top w:val="none" w:sz="0" w:space="0" w:color="auto"/>
        <w:left w:val="none" w:sz="0" w:space="0" w:color="auto"/>
        <w:bottom w:val="none" w:sz="0" w:space="0" w:color="auto"/>
        <w:right w:val="none" w:sz="0" w:space="0" w:color="auto"/>
      </w:divBdr>
    </w:div>
    <w:div w:id="337848597">
      <w:bodyDiv w:val="1"/>
      <w:marLeft w:val="0"/>
      <w:marRight w:val="0"/>
      <w:marTop w:val="0"/>
      <w:marBottom w:val="0"/>
      <w:divBdr>
        <w:top w:val="none" w:sz="0" w:space="0" w:color="auto"/>
        <w:left w:val="none" w:sz="0" w:space="0" w:color="auto"/>
        <w:bottom w:val="none" w:sz="0" w:space="0" w:color="auto"/>
        <w:right w:val="none" w:sz="0" w:space="0" w:color="auto"/>
      </w:divBdr>
    </w:div>
    <w:div w:id="624043487">
      <w:bodyDiv w:val="1"/>
      <w:marLeft w:val="0"/>
      <w:marRight w:val="0"/>
      <w:marTop w:val="0"/>
      <w:marBottom w:val="0"/>
      <w:divBdr>
        <w:top w:val="none" w:sz="0" w:space="0" w:color="auto"/>
        <w:left w:val="none" w:sz="0" w:space="0" w:color="auto"/>
        <w:bottom w:val="none" w:sz="0" w:space="0" w:color="auto"/>
        <w:right w:val="none" w:sz="0" w:space="0" w:color="auto"/>
      </w:divBdr>
    </w:div>
    <w:div w:id="833373316">
      <w:bodyDiv w:val="1"/>
      <w:marLeft w:val="0"/>
      <w:marRight w:val="0"/>
      <w:marTop w:val="0"/>
      <w:marBottom w:val="0"/>
      <w:divBdr>
        <w:top w:val="none" w:sz="0" w:space="0" w:color="auto"/>
        <w:left w:val="none" w:sz="0" w:space="0" w:color="auto"/>
        <w:bottom w:val="none" w:sz="0" w:space="0" w:color="auto"/>
        <w:right w:val="none" w:sz="0" w:space="0" w:color="auto"/>
      </w:divBdr>
    </w:div>
    <w:div w:id="1769038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tiff"/><Relationship Id="rId10" Type="http://schemas.openxmlformats.org/officeDocument/2006/relationships/hyperlink" Target="mailto:s.m.marcora@kent.ac.uk"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tiff"/><Relationship Id="rId2" Type="http://schemas.openxmlformats.org/officeDocument/2006/relationships/image" Target="media/image30.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93BAAF-4F7A-0B41-905B-C4781A5B23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2919</Words>
  <Characters>16642</Characters>
  <Application>Microsoft Macintosh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19522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2017-05-12T11:04:00Z</dcterms:created>
  <dcterms:modified xsi:type="dcterms:W3CDTF">2017-09-22T15:41:00Z</dcterms:modified>
</cp:coreProperties>
</file>